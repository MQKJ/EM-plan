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7812244"/>
      </w:sdtPr>
      <w:sdtEndPr>
        <w:rPr>
          <w:sz w:val="24"/>
          <w:szCs w:val="24"/>
        </w:rPr>
      </w:sdtEndPr>
      <w:sdtContent>
        <w:p w:rsidR="00AC17D8" w:rsidRDefault="00B55D4D">
          <w:pPr>
            <w:ind w:firstLine="0"/>
            <w:rPr>
              <w:sz w:val="24"/>
              <w:szCs w:val="24"/>
            </w:rPr>
          </w:pPr>
          <w:r>
            <w:rPr>
              <w:noProof/>
            </w:rPr>
            <w:drawing>
              <wp:anchor distT="0" distB="0" distL="114300" distR="114300" simplePos="0" relativeHeight="251670528" behindDoc="1" locked="0" layoutInCell="1" allowOverlap="1">
                <wp:simplePos x="0" y="0"/>
                <wp:positionH relativeFrom="column">
                  <wp:posOffset>3007995</wp:posOffset>
                </wp:positionH>
                <wp:positionV relativeFrom="paragraph">
                  <wp:posOffset>-353060</wp:posOffset>
                </wp:positionV>
                <wp:extent cx="2275840" cy="284480"/>
                <wp:effectExtent l="19050" t="0" r="0" b="0"/>
                <wp:wrapNone/>
                <wp:docPr id="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2"/>
                        <pic:cNvPicPr>
                          <a:picLocks noChangeAspect="1" noChangeArrowheads="1"/>
                        </pic:cNvPicPr>
                      </pic:nvPicPr>
                      <pic:blipFill>
                        <a:blip r:embed="rId10" cstate="print"/>
                        <a:srcRect/>
                        <a:stretch>
                          <a:fillRect/>
                        </a:stretch>
                      </pic:blipFill>
                      <pic:spPr>
                        <a:xfrm>
                          <a:off x="0" y="0"/>
                          <a:ext cx="2275577" cy="284672"/>
                        </a:xfrm>
                        <a:prstGeom prst="rect">
                          <a:avLst/>
                        </a:prstGeom>
                        <a:noFill/>
                        <a:ln w="9525">
                          <a:noFill/>
                          <a:miter lim="800000"/>
                          <a:headEnd/>
                          <a:tailEnd/>
                        </a:ln>
                      </pic:spPr>
                    </pic:pic>
                  </a:graphicData>
                </a:graphic>
              </wp:anchor>
            </w:drawing>
          </w:r>
        </w:p>
      </w:sdtContent>
    </w:sdt>
    <w:tbl>
      <w:tblPr>
        <w:tblW w:w="8808" w:type="dxa"/>
        <w:jc w:val="center"/>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2"/>
        <w:gridCol w:w="820"/>
        <w:gridCol w:w="1559"/>
        <w:gridCol w:w="1155"/>
        <w:gridCol w:w="1271"/>
        <w:gridCol w:w="2591"/>
      </w:tblGrid>
      <w:tr w:rsidR="00AC17D8">
        <w:trPr>
          <w:cantSplit/>
          <w:trHeight w:val="463"/>
          <w:jc w:val="center"/>
        </w:trPr>
        <w:tc>
          <w:tcPr>
            <w:tcW w:w="1412" w:type="dxa"/>
            <w:shd w:val="pct10" w:color="auto" w:fill="auto"/>
            <w:vAlign w:val="center"/>
          </w:tcPr>
          <w:p w:rsidR="00AC17D8" w:rsidRDefault="00B55D4D">
            <w:pPr>
              <w:pStyle w:val="13"/>
              <w:spacing w:line="360" w:lineRule="auto"/>
              <w:ind w:firstLine="0"/>
              <w:rPr>
                <w:rFonts w:ascii="华文楷体" w:eastAsia="华文楷体" w:hAnsi="华文楷体"/>
              </w:rPr>
            </w:pPr>
            <w:bookmarkStart w:id="0" w:name="_Toc14057313"/>
            <w:bookmarkStart w:id="1" w:name="_Toc382843756"/>
            <w:bookmarkStart w:id="2" w:name="_Toc410752932"/>
            <w:bookmarkStart w:id="3" w:name="_Toc410753667"/>
            <w:bookmarkStart w:id="4" w:name="_Toc382843931"/>
            <w:bookmarkStart w:id="5" w:name="_Toc383181019"/>
            <w:bookmarkStart w:id="6" w:name="_Toc18304022"/>
            <w:bookmarkStart w:id="7" w:name="_Toc58378112"/>
            <w:r>
              <w:rPr>
                <w:rFonts w:ascii="华文楷体" w:eastAsia="华文楷体" w:hAnsi="华文楷体" w:hint="eastAsia"/>
              </w:rPr>
              <w:t>需求名称</w:t>
            </w:r>
          </w:p>
        </w:tc>
        <w:tc>
          <w:tcPr>
            <w:tcW w:w="7396" w:type="dxa"/>
            <w:gridSpan w:val="5"/>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员工专属养老社区确认函申请业务需求</w:t>
            </w:r>
          </w:p>
        </w:tc>
      </w:tr>
      <w:bookmarkEnd w:id="0"/>
      <w:bookmarkEnd w:id="1"/>
      <w:bookmarkEnd w:id="2"/>
      <w:bookmarkEnd w:id="3"/>
      <w:bookmarkEnd w:id="4"/>
      <w:bookmarkEnd w:id="5"/>
      <w:bookmarkEnd w:id="6"/>
      <w:bookmarkEnd w:id="7"/>
      <w:tr w:rsidR="00AC17D8">
        <w:trPr>
          <w:cantSplit/>
          <w:trHeight w:val="463"/>
          <w:jc w:val="center"/>
        </w:trPr>
        <w:tc>
          <w:tcPr>
            <w:tcW w:w="1412" w:type="dxa"/>
            <w:shd w:val="pct10" w:color="auto" w:fill="auto"/>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需求来源</w:t>
            </w:r>
          </w:p>
        </w:tc>
        <w:tc>
          <w:tcPr>
            <w:tcW w:w="3534" w:type="dxa"/>
            <w:gridSpan w:val="3"/>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集团人力资源部</w:t>
            </w:r>
          </w:p>
        </w:tc>
        <w:tc>
          <w:tcPr>
            <w:tcW w:w="1271" w:type="dxa"/>
            <w:shd w:val="clear" w:color="auto" w:fill="D9D9D9"/>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期望上线</w:t>
            </w:r>
          </w:p>
        </w:tc>
        <w:tc>
          <w:tcPr>
            <w:tcW w:w="2591"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2017年</w:t>
            </w:r>
          </w:p>
        </w:tc>
      </w:tr>
      <w:tr w:rsidR="00AC17D8">
        <w:trPr>
          <w:cantSplit/>
          <w:trHeight w:val="463"/>
          <w:jc w:val="center"/>
        </w:trPr>
        <w:tc>
          <w:tcPr>
            <w:tcW w:w="1412" w:type="dxa"/>
            <w:shd w:val="pct10" w:color="auto" w:fill="auto"/>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相关部门（业务部门）</w:t>
            </w:r>
          </w:p>
        </w:tc>
        <w:tc>
          <w:tcPr>
            <w:tcW w:w="7396" w:type="dxa"/>
            <w:gridSpan w:val="5"/>
            <w:vAlign w:val="center"/>
          </w:tcPr>
          <w:p w:rsidR="00AC17D8" w:rsidRDefault="00B55D4D">
            <w:pPr>
              <w:pStyle w:val="13"/>
              <w:spacing w:line="360" w:lineRule="auto"/>
              <w:ind w:firstLine="0"/>
              <w:rPr>
                <w:rFonts w:ascii="华文楷体" w:eastAsia="华文楷体" w:hAnsi="华文楷体"/>
                <w:b/>
              </w:rPr>
            </w:pPr>
            <w:r>
              <w:rPr>
                <w:rFonts w:ascii="华文楷体" w:eastAsia="华文楷体" w:hAnsi="华文楷体" w:hint="eastAsia"/>
                <w:b/>
              </w:rPr>
              <w:t>人寿产品部、人寿个险事业部、人寿运营、集团高客部、泰康之家等</w:t>
            </w:r>
          </w:p>
        </w:tc>
      </w:tr>
      <w:tr w:rsidR="00AC17D8">
        <w:trPr>
          <w:cantSplit/>
          <w:trHeight w:val="463"/>
          <w:jc w:val="center"/>
        </w:trPr>
        <w:tc>
          <w:tcPr>
            <w:tcW w:w="1412" w:type="dxa"/>
            <w:shd w:val="pct10" w:color="auto" w:fill="auto"/>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相关系统（改造的）</w:t>
            </w:r>
          </w:p>
        </w:tc>
        <w:tc>
          <w:tcPr>
            <w:tcW w:w="7396" w:type="dxa"/>
            <w:gridSpan w:val="5"/>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本次涉及改造：FE、个险微信投保系统（IIWA</w:t>
            </w:r>
            <w:r>
              <w:rPr>
                <w:rFonts w:ascii="华文楷体" w:eastAsia="华文楷体" w:hAnsi="华文楷体"/>
              </w:rPr>
              <w:t>）</w:t>
            </w:r>
            <w:r>
              <w:rPr>
                <w:rFonts w:ascii="华文楷体" w:eastAsia="华文楷体" w:hAnsi="华文楷体" w:hint="eastAsia"/>
              </w:rPr>
              <w:t>、养老社区销售系统（RCSS</w:t>
            </w:r>
            <w:r>
              <w:rPr>
                <w:rFonts w:ascii="华文楷体" w:eastAsia="华文楷体" w:hAnsi="华文楷体"/>
              </w:rPr>
              <w:t>）</w:t>
            </w:r>
            <w:r>
              <w:rPr>
                <w:rFonts w:ascii="华文楷体" w:eastAsia="华文楷体" w:hAnsi="华文楷体" w:hint="eastAsia"/>
              </w:rPr>
              <w:t>、</w:t>
            </w:r>
          </w:p>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相关主要系统：泰康家园微信（TKHW</w:t>
            </w:r>
            <w:r>
              <w:rPr>
                <w:rFonts w:ascii="华文楷体" w:eastAsia="华文楷体" w:hAnsi="华文楷体"/>
              </w:rPr>
              <w:t>）</w:t>
            </w:r>
            <w:r>
              <w:rPr>
                <w:rFonts w:ascii="华文楷体" w:eastAsia="华文楷体" w:hAnsi="华文楷体" w:hint="eastAsia"/>
              </w:rPr>
              <w:t>、电子签章系统、人脸识别平台、ECM影像系统</w:t>
            </w:r>
          </w:p>
        </w:tc>
      </w:tr>
      <w:tr w:rsidR="00AC17D8">
        <w:trPr>
          <w:cantSplit/>
          <w:trHeight w:val="463"/>
          <w:jc w:val="center"/>
        </w:trPr>
        <w:tc>
          <w:tcPr>
            <w:tcW w:w="8808" w:type="dxa"/>
            <w:gridSpan w:val="6"/>
            <w:shd w:val="pct10" w:color="auto" w:fill="auto"/>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修 订 历 史</w:t>
            </w:r>
          </w:p>
        </w:tc>
      </w:tr>
      <w:tr w:rsidR="00AC17D8">
        <w:trPr>
          <w:cantSplit/>
          <w:trHeight w:val="463"/>
          <w:jc w:val="center"/>
        </w:trPr>
        <w:tc>
          <w:tcPr>
            <w:tcW w:w="1412"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版本</w:t>
            </w:r>
          </w:p>
        </w:tc>
        <w:tc>
          <w:tcPr>
            <w:tcW w:w="820"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类型</w:t>
            </w:r>
          </w:p>
        </w:tc>
        <w:tc>
          <w:tcPr>
            <w:tcW w:w="1559"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日期</w:t>
            </w:r>
          </w:p>
        </w:tc>
        <w:tc>
          <w:tcPr>
            <w:tcW w:w="1155"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作 者</w:t>
            </w:r>
          </w:p>
        </w:tc>
        <w:tc>
          <w:tcPr>
            <w:tcW w:w="1271"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审核</w:t>
            </w:r>
          </w:p>
        </w:tc>
        <w:tc>
          <w:tcPr>
            <w:tcW w:w="2591" w:type="dxa"/>
            <w:shd w:val="pct10" w:color="auto" w:fill="auto"/>
            <w:vAlign w:val="center"/>
          </w:tcPr>
          <w:p w:rsidR="00AC17D8" w:rsidRDefault="00B55D4D">
            <w:pPr>
              <w:pStyle w:val="13"/>
              <w:spacing w:line="360" w:lineRule="auto"/>
              <w:ind w:firstLine="0"/>
              <w:jc w:val="left"/>
              <w:rPr>
                <w:rFonts w:ascii="华文楷体" w:eastAsia="华文楷体" w:hAnsi="华文楷体"/>
              </w:rPr>
            </w:pPr>
            <w:r>
              <w:rPr>
                <w:rFonts w:ascii="华文楷体" w:eastAsia="华文楷体" w:hAnsi="华文楷体" w:hint="eastAsia"/>
              </w:rPr>
              <w:t>说明</w:t>
            </w:r>
          </w:p>
        </w:tc>
      </w:tr>
      <w:tr w:rsidR="00AC17D8">
        <w:trPr>
          <w:cantSplit/>
          <w:trHeight w:val="563"/>
          <w:jc w:val="center"/>
        </w:trPr>
        <w:tc>
          <w:tcPr>
            <w:tcW w:w="1412"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V0.0.1</w:t>
            </w:r>
          </w:p>
        </w:tc>
        <w:tc>
          <w:tcPr>
            <w:tcW w:w="820"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Create</w:t>
            </w:r>
          </w:p>
        </w:tc>
        <w:tc>
          <w:tcPr>
            <w:tcW w:w="1559"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2017-8-18</w:t>
            </w:r>
          </w:p>
        </w:tc>
        <w:tc>
          <w:tcPr>
            <w:tcW w:w="1155"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赵丽霞</w:t>
            </w:r>
          </w:p>
        </w:tc>
        <w:tc>
          <w:tcPr>
            <w:tcW w:w="1271" w:type="dxa"/>
            <w:vAlign w:val="center"/>
          </w:tcPr>
          <w:p w:rsidR="00AC17D8" w:rsidRDefault="00AC17D8">
            <w:pPr>
              <w:pStyle w:val="13"/>
              <w:spacing w:line="360" w:lineRule="auto"/>
              <w:ind w:firstLine="0"/>
              <w:rPr>
                <w:rFonts w:ascii="华文楷体" w:eastAsia="华文楷体" w:hAnsi="华文楷体"/>
              </w:rPr>
            </w:pPr>
          </w:p>
        </w:tc>
        <w:tc>
          <w:tcPr>
            <w:tcW w:w="2591" w:type="dxa"/>
            <w:vAlign w:val="center"/>
          </w:tcPr>
          <w:p w:rsidR="00AC17D8" w:rsidRDefault="00AC17D8">
            <w:pPr>
              <w:pStyle w:val="13"/>
              <w:spacing w:line="360" w:lineRule="auto"/>
              <w:ind w:firstLine="0"/>
              <w:rPr>
                <w:rFonts w:ascii="华文楷体" w:eastAsia="华文楷体" w:hAnsi="华文楷体"/>
              </w:rPr>
            </w:pPr>
          </w:p>
        </w:tc>
      </w:tr>
      <w:tr w:rsidR="00AC17D8">
        <w:trPr>
          <w:cantSplit/>
          <w:trHeight w:val="563"/>
          <w:jc w:val="center"/>
        </w:trPr>
        <w:tc>
          <w:tcPr>
            <w:tcW w:w="1412"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V0.0.2</w:t>
            </w:r>
          </w:p>
        </w:tc>
        <w:tc>
          <w:tcPr>
            <w:tcW w:w="820"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Update</w:t>
            </w:r>
          </w:p>
        </w:tc>
        <w:tc>
          <w:tcPr>
            <w:tcW w:w="1559"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2017-8-24</w:t>
            </w:r>
          </w:p>
        </w:tc>
        <w:tc>
          <w:tcPr>
            <w:tcW w:w="1155"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赵丽霞</w:t>
            </w:r>
          </w:p>
        </w:tc>
        <w:tc>
          <w:tcPr>
            <w:tcW w:w="1271" w:type="dxa"/>
            <w:vAlign w:val="center"/>
          </w:tcPr>
          <w:p w:rsidR="00AC17D8" w:rsidRDefault="00AC17D8">
            <w:pPr>
              <w:pStyle w:val="13"/>
              <w:spacing w:line="360" w:lineRule="auto"/>
              <w:ind w:firstLine="0"/>
              <w:rPr>
                <w:rFonts w:ascii="华文楷体" w:eastAsia="华文楷体" w:hAnsi="华文楷体"/>
              </w:rPr>
            </w:pPr>
          </w:p>
        </w:tc>
        <w:tc>
          <w:tcPr>
            <w:tcW w:w="2591"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根据评审结果调整需求文档</w:t>
            </w:r>
          </w:p>
        </w:tc>
      </w:tr>
      <w:tr w:rsidR="00AC17D8">
        <w:trPr>
          <w:cantSplit/>
          <w:trHeight w:val="563"/>
          <w:jc w:val="center"/>
        </w:trPr>
        <w:tc>
          <w:tcPr>
            <w:tcW w:w="1412"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V0.0.3</w:t>
            </w:r>
          </w:p>
        </w:tc>
        <w:tc>
          <w:tcPr>
            <w:tcW w:w="820"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Update</w:t>
            </w:r>
          </w:p>
        </w:tc>
        <w:tc>
          <w:tcPr>
            <w:tcW w:w="1559"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2017-8-31</w:t>
            </w:r>
          </w:p>
        </w:tc>
        <w:tc>
          <w:tcPr>
            <w:tcW w:w="1155"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赵丽霞</w:t>
            </w:r>
          </w:p>
        </w:tc>
        <w:tc>
          <w:tcPr>
            <w:tcW w:w="1271" w:type="dxa"/>
            <w:vAlign w:val="center"/>
          </w:tcPr>
          <w:p w:rsidR="00AC17D8" w:rsidRDefault="00AC17D8">
            <w:pPr>
              <w:pStyle w:val="13"/>
              <w:spacing w:line="360" w:lineRule="auto"/>
              <w:ind w:firstLine="0"/>
              <w:rPr>
                <w:rFonts w:ascii="华文楷体" w:eastAsia="华文楷体" w:hAnsi="华文楷体"/>
              </w:rPr>
            </w:pPr>
          </w:p>
        </w:tc>
        <w:tc>
          <w:tcPr>
            <w:tcW w:w="2591"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根据评审意见调整需求文档</w:t>
            </w:r>
          </w:p>
        </w:tc>
      </w:tr>
      <w:tr w:rsidR="00AC17D8">
        <w:trPr>
          <w:cantSplit/>
          <w:trHeight w:val="563"/>
          <w:jc w:val="center"/>
        </w:trPr>
        <w:tc>
          <w:tcPr>
            <w:tcW w:w="1412"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V0.0.4</w:t>
            </w:r>
          </w:p>
        </w:tc>
        <w:tc>
          <w:tcPr>
            <w:tcW w:w="820"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Update</w:t>
            </w:r>
          </w:p>
        </w:tc>
        <w:tc>
          <w:tcPr>
            <w:tcW w:w="1559"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2017-9-5</w:t>
            </w:r>
          </w:p>
        </w:tc>
        <w:tc>
          <w:tcPr>
            <w:tcW w:w="1155"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赵丽霞</w:t>
            </w:r>
          </w:p>
        </w:tc>
        <w:tc>
          <w:tcPr>
            <w:tcW w:w="1271" w:type="dxa"/>
            <w:vAlign w:val="center"/>
          </w:tcPr>
          <w:p w:rsidR="00AC17D8" w:rsidRDefault="00AC17D8">
            <w:pPr>
              <w:pStyle w:val="13"/>
              <w:spacing w:line="360" w:lineRule="auto"/>
              <w:ind w:firstLine="0"/>
              <w:rPr>
                <w:rFonts w:ascii="华文楷体" w:eastAsia="华文楷体" w:hAnsi="华文楷体"/>
              </w:rPr>
            </w:pPr>
          </w:p>
        </w:tc>
        <w:tc>
          <w:tcPr>
            <w:tcW w:w="2591" w:type="dxa"/>
            <w:vAlign w:val="center"/>
          </w:tcPr>
          <w:p w:rsidR="00AC17D8" w:rsidRDefault="00B55D4D">
            <w:pPr>
              <w:pStyle w:val="13"/>
              <w:spacing w:line="360" w:lineRule="auto"/>
              <w:ind w:firstLine="0"/>
              <w:rPr>
                <w:rFonts w:ascii="华文楷体" w:eastAsia="华文楷体" w:hAnsi="华文楷体"/>
              </w:rPr>
            </w:pPr>
            <w:r>
              <w:rPr>
                <w:rFonts w:ascii="华文楷体" w:eastAsia="华文楷体" w:hAnsi="华文楷体" w:hint="eastAsia"/>
              </w:rPr>
              <w:t>提交成功提醒页面话术调整</w:t>
            </w:r>
          </w:p>
        </w:tc>
      </w:tr>
      <w:tr w:rsidR="00AC17D8">
        <w:trPr>
          <w:cantSplit/>
          <w:trHeight w:val="563"/>
          <w:jc w:val="center"/>
          <w:ins w:id="8" w:author="itw_zhaolx" w:date="2017-09-14T15:05:00Z"/>
        </w:trPr>
        <w:tc>
          <w:tcPr>
            <w:tcW w:w="1412" w:type="dxa"/>
            <w:vAlign w:val="center"/>
          </w:tcPr>
          <w:p w:rsidR="00AC17D8" w:rsidRDefault="00B55D4D">
            <w:pPr>
              <w:pStyle w:val="13"/>
              <w:spacing w:line="360" w:lineRule="auto"/>
              <w:ind w:firstLine="0"/>
              <w:rPr>
                <w:ins w:id="9" w:author="itw_zhaolx" w:date="2017-09-14T15:05:00Z"/>
                <w:rFonts w:ascii="华文楷体" w:eastAsia="华文楷体" w:hAnsi="华文楷体"/>
              </w:rPr>
            </w:pPr>
            <w:ins w:id="10" w:author="itw_zhaolx" w:date="2017-09-14T10:04:00Z">
              <w:r>
                <w:rPr>
                  <w:rFonts w:ascii="华文楷体" w:eastAsia="华文楷体" w:hAnsi="华文楷体" w:hint="eastAsia"/>
                </w:rPr>
                <w:t>V0.0.5</w:t>
              </w:r>
            </w:ins>
          </w:p>
        </w:tc>
        <w:tc>
          <w:tcPr>
            <w:tcW w:w="820" w:type="dxa"/>
            <w:vAlign w:val="center"/>
          </w:tcPr>
          <w:p w:rsidR="00AC17D8" w:rsidRDefault="00B55D4D">
            <w:pPr>
              <w:pStyle w:val="13"/>
              <w:spacing w:line="360" w:lineRule="auto"/>
              <w:ind w:firstLine="0"/>
              <w:rPr>
                <w:ins w:id="11" w:author="itw_zhaolx" w:date="2017-09-14T15:05:00Z"/>
                <w:rFonts w:ascii="华文楷体" w:eastAsia="华文楷体" w:hAnsi="华文楷体"/>
              </w:rPr>
            </w:pPr>
            <w:ins w:id="12" w:author="itw_zhaolx" w:date="2017-09-14T10:04:00Z">
              <w:r>
                <w:rPr>
                  <w:rFonts w:ascii="华文楷体" w:eastAsia="华文楷体" w:hAnsi="华文楷体" w:hint="eastAsia"/>
                </w:rPr>
                <w:t>Update</w:t>
              </w:r>
            </w:ins>
          </w:p>
        </w:tc>
        <w:tc>
          <w:tcPr>
            <w:tcW w:w="1559" w:type="dxa"/>
            <w:vAlign w:val="center"/>
          </w:tcPr>
          <w:p w:rsidR="00AC17D8" w:rsidRDefault="00B55D4D">
            <w:pPr>
              <w:pStyle w:val="13"/>
              <w:spacing w:line="360" w:lineRule="auto"/>
              <w:ind w:firstLine="0"/>
              <w:rPr>
                <w:ins w:id="13" w:author="itw_zhaolx" w:date="2017-09-14T15:05:00Z"/>
                <w:rFonts w:ascii="华文楷体" w:eastAsia="华文楷体" w:hAnsi="华文楷体"/>
              </w:rPr>
            </w:pPr>
            <w:ins w:id="14" w:author="itw_zhaolx" w:date="2017-09-14T10:05:00Z">
              <w:r>
                <w:rPr>
                  <w:rFonts w:ascii="华文楷体" w:eastAsia="华文楷体" w:hAnsi="华文楷体" w:hint="eastAsia"/>
                </w:rPr>
                <w:t>2017-9-14</w:t>
              </w:r>
            </w:ins>
          </w:p>
        </w:tc>
        <w:tc>
          <w:tcPr>
            <w:tcW w:w="1155" w:type="dxa"/>
            <w:vAlign w:val="center"/>
          </w:tcPr>
          <w:p w:rsidR="00AC17D8" w:rsidRDefault="00B55D4D">
            <w:pPr>
              <w:pStyle w:val="13"/>
              <w:spacing w:line="360" w:lineRule="auto"/>
              <w:ind w:firstLine="0"/>
              <w:rPr>
                <w:ins w:id="15" w:author="itw_zhaolx" w:date="2017-09-14T15:05:00Z"/>
                <w:rFonts w:ascii="华文楷体" w:eastAsia="华文楷体" w:hAnsi="华文楷体"/>
              </w:rPr>
            </w:pPr>
            <w:ins w:id="16" w:author="itw_zhaolx" w:date="2017-09-14T10:05:00Z">
              <w:r>
                <w:rPr>
                  <w:rFonts w:ascii="华文楷体" w:eastAsia="华文楷体" w:hAnsi="华文楷体" w:hint="eastAsia"/>
                </w:rPr>
                <w:t>赵丽霞</w:t>
              </w:r>
            </w:ins>
          </w:p>
        </w:tc>
        <w:tc>
          <w:tcPr>
            <w:tcW w:w="1271" w:type="dxa"/>
            <w:vAlign w:val="center"/>
          </w:tcPr>
          <w:p w:rsidR="00AC17D8" w:rsidRDefault="00AC17D8">
            <w:pPr>
              <w:pStyle w:val="13"/>
              <w:spacing w:line="360" w:lineRule="auto"/>
              <w:ind w:firstLine="0"/>
              <w:rPr>
                <w:ins w:id="17" w:author="itw_zhaolx" w:date="2017-09-14T15:05:00Z"/>
                <w:rFonts w:ascii="华文楷体" w:eastAsia="华文楷体" w:hAnsi="华文楷体"/>
              </w:rPr>
            </w:pPr>
          </w:p>
        </w:tc>
        <w:tc>
          <w:tcPr>
            <w:tcW w:w="2591" w:type="dxa"/>
            <w:vAlign w:val="center"/>
          </w:tcPr>
          <w:p w:rsidR="00AC17D8" w:rsidRDefault="00B55D4D">
            <w:pPr>
              <w:pStyle w:val="13"/>
              <w:spacing w:line="360" w:lineRule="auto"/>
              <w:ind w:firstLine="0"/>
              <w:rPr>
                <w:ins w:id="18" w:author="itw_zhaolx" w:date="2017-09-14T15:05:00Z"/>
                <w:rFonts w:ascii="华文楷体" w:eastAsia="华文楷体" w:hAnsi="华文楷体"/>
              </w:rPr>
            </w:pPr>
            <w:ins w:id="19" w:author="itw_zhaolx" w:date="2017-09-14T10:05:00Z">
              <w:r>
                <w:rPr>
                  <w:rFonts w:ascii="华文楷体" w:eastAsia="华文楷体" w:hAnsi="华文楷体" w:hint="eastAsia"/>
                </w:rPr>
                <w:t>方案调整：无需FE承保发送链接。10月统一推送链接给承保的投保人，点开链接后，产品名称和计划类型为固定值，其他信息需客户自行填写</w:t>
              </w:r>
            </w:ins>
          </w:p>
        </w:tc>
      </w:tr>
    </w:tbl>
    <w:p w:rsidR="00AC17D8" w:rsidRDefault="00B55D4D">
      <w:pPr>
        <w:pStyle w:val="13"/>
        <w:spacing w:line="360" w:lineRule="auto"/>
        <w:ind w:firstLine="0"/>
        <w:jc w:val="left"/>
      </w:pPr>
      <w:r>
        <w:rPr>
          <w:rFonts w:hint="eastAsia"/>
        </w:rPr>
        <w:t>说明：类型－创建（Create）、修改（Update）、变更（Change）；</w:t>
      </w:r>
    </w:p>
    <w:p w:rsidR="00AC17D8" w:rsidRDefault="00AC17D8">
      <w:pPr>
        <w:widowControl/>
        <w:ind w:firstLine="0"/>
        <w:jc w:val="left"/>
      </w:pPr>
    </w:p>
    <w:p w:rsidR="00AC17D8" w:rsidRDefault="00AC17D8">
      <w:pPr>
        <w:widowControl/>
        <w:ind w:firstLine="0"/>
        <w:jc w:val="left"/>
      </w:pPr>
    </w:p>
    <w:p w:rsidR="00AC17D8" w:rsidRDefault="00AC17D8">
      <w:pPr>
        <w:widowControl/>
        <w:ind w:firstLine="0"/>
        <w:jc w:val="left"/>
      </w:pPr>
    </w:p>
    <w:p w:rsidR="00AC17D8" w:rsidRDefault="00B55D4D">
      <w:pPr>
        <w:ind w:firstLine="0"/>
        <w:rPr>
          <w:b/>
          <w:color w:val="FF0000"/>
          <w:sz w:val="22"/>
        </w:rPr>
      </w:pPr>
      <w:r>
        <w:rPr>
          <w:rFonts w:hint="eastAsia"/>
          <w:b/>
          <w:color w:val="FF0000"/>
          <w:sz w:val="22"/>
        </w:rPr>
        <w:lastRenderedPageBreak/>
        <w:t>填写说明：</w:t>
      </w:r>
    </w:p>
    <w:p w:rsidR="00AC17D8" w:rsidRDefault="00B55D4D">
      <w:pPr>
        <w:ind w:firstLine="0"/>
        <w:rPr>
          <w:rFonts w:ascii="楷体" w:eastAsia="楷体" w:hAnsi="楷体"/>
          <w:b/>
          <w:iCs/>
          <w:color w:val="0000FF"/>
          <w:kern w:val="0"/>
          <w:szCs w:val="20"/>
          <w:lang w:val="en-GB"/>
        </w:rPr>
      </w:pPr>
      <w:r>
        <w:rPr>
          <w:rFonts w:hint="eastAsia"/>
          <w:b/>
          <w:sz w:val="22"/>
        </w:rPr>
        <w:t>1、“</w:t>
      </w:r>
      <w:r>
        <w:rPr>
          <w:rFonts w:ascii="楷体" w:eastAsia="楷体" w:hAnsi="楷体" w:hint="eastAsia"/>
          <w:b/>
          <w:iCs/>
          <w:color w:val="0000FF"/>
          <w:kern w:val="0"/>
          <w:szCs w:val="20"/>
          <w:lang w:val="en-GB"/>
        </w:rPr>
        <w:t>蓝色</w:t>
      </w:r>
      <w:r>
        <w:rPr>
          <w:rFonts w:ascii="楷体" w:eastAsia="楷体" w:hAnsi="楷体" w:hint="eastAsia"/>
          <w:b/>
          <w:iCs/>
          <w:color w:val="000000" w:themeColor="text1"/>
          <w:kern w:val="0"/>
          <w:szCs w:val="20"/>
          <w:lang w:val="en-GB"/>
        </w:rPr>
        <w:t>”字体为可选择性填写，可参考蓝色字体自设标题</w:t>
      </w:r>
    </w:p>
    <w:p w:rsidR="00AC17D8" w:rsidRDefault="00B55D4D">
      <w:pPr>
        <w:ind w:firstLine="0"/>
        <w:rPr>
          <w:rFonts w:ascii="楷体" w:eastAsia="楷体" w:hAnsi="楷体"/>
          <w:b/>
          <w:iCs/>
          <w:color w:val="000000" w:themeColor="text1"/>
          <w:kern w:val="0"/>
          <w:szCs w:val="20"/>
          <w:lang w:val="en-GB"/>
        </w:rPr>
      </w:pPr>
      <w:r>
        <w:rPr>
          <w:rFonts w:ascii="楷体" w:eastAsia="楷体" w:hAnsi="楷体" w:hint="eastAsia"/>
          <w:b/>
          <w:iCs/>
          <w:color w:val="000000" w:themeColor="text1"/>
          <w:kern w:val="0"/>
          <w:szCs w:val="20"/>
          <w:lang w:val="en-GB"/>
        </w:rPr>
        <w:t>2、有标题的黑色字体为必填项，如果没有内容描述，要填无</w:t>
      </w:r>
    </w:p>
    <w:p w:rsidR="00AC17D8" w:rsidRDefault="00B55D4D">
      <w:pPr>
        <w:ind w:firstLine="0"/>
        <w:rPr>
          <w:rFonts w:ascii="楷体" w:eastAsia="楷体" w:hAnsi="楷体"/>
          <w:b/>
          <w:iCs/>
          <w:color w:val="000000" w:themeColor="text1"/>
          <w:kern w:val="0"/>
          <w:szCs w:val="20"/>
          <w:lang w:val="en-GB"/>
        </w:rPr>
      </w:pPr>
      <w:r>
        <w:rPr>
          <w:rFonts w:ascii="楷体" w:eastAsia="楷体" w:hAnsi="楷体" w:hint="eastAsia"/>
          <w:b/>
          <w:iCs/>
          <w:color w:val="000000" w:themeColor="text1"/>
          <w:kern w:val="0"/>
          <w:szCs w:val="20"/>
          <w:lang w:val="en-GB"/>
        </w:rPr>
        <w:t>3、“报表样例</w:t>
      </w:r>
      <w:r>
        <w:rPr>
          <w:rFonts w:ascii="楷体" w:eastAsia="楷体" w:hAnsi="楷体"/>
          <w:b/>
          <w:iCs/>
          <w:color w:val="000000" w:themeColor="text1"/>
          <w:kern w:val="0"/>
          <w:szCs w:val="20"/>
          <w:lang w:val="en-GB"/>
        </w:rPr>
        <w:t>--</w:t>
      </w:r>
      <w:r>
        <w:rPr>
          <w:rFonts w:ascii="楷体" w:eastAsia="楷体" w:hAnsi="楷体" w:hint="eastAsia"/>
          <w:b/>
          <w:iCs/>
          <w:color w:val="000000" w:themeColor="text1"/>
          <w:kern w:val="0"/>
          <w:szCs w:val="20"/>
          <w:lang w:val="en-GB"/>
        </w:rPr>
        <w:t>质检系统报表”非本需求内功能，仅作为报表类需求样例</w:t>
      </w:r>
    </w:p>
    <w:p w:rsidR="00AC17D8" w:rsidRDefault="00AC17D8">
      <w:pPr>
        <w:widowControl/>
        <w:ind w:firstLine="0"/>
        <w:jc w:val="left"/>
        <w:rPr>
          <w:sz w:val="22"/>
          <w:lang w:val="en-GB"/>
        </w:rPr>
      </w:pPr>
    </w:p>
    <w:p w:rsidR="00AC17D8" w:rsidRDefault="00B55D4D">
      <w:pPr>
        <w:widowControl/>
        <w:ind w:firstLine="0"/>
        <w:jc w:val="center"/>
        <w:rPr>
          <w:rFonts w:ascii="黑体" w:eastAsia="黑体" w:hAnsi="黑体"/>
          <w:sz w:val="44"/>
          <w:szCs w:val="44"/>
        </w:rPr>
      </w:pPr>
      <w:r>
        <w:rPr>
          <w:rFonts w:hint="eastAsia"/>
        </w:rPr>
        <w:br w:type="page"/>
      </w:r>
    </w:p>
    <w:p w:rsidR="00AC17D8" w:rsidRDefault="00AC17D8">
      <w:pPr>
        <w:widowControl/>
        <w:ind w:firstLine="0"/>
        <w:jc w:val="left"/>
      </w:pPr>
    </w:p>
    <w:p w:rsidR="00AC17D8" w:rsidRDefault="00B55D4D">
      <w:pPr>
        <w:widowControl/>
        <w:ind w:firstLine="0"/>
        <w:jc w:val="center"/>
      </w:pPr>
      <w:r>
        <w:rPr>
          <w:rFonts w:hint="eastAsia"/>
          <w:sz w:val="36"/>
        </w:rPr>
        <w:t>目录</w:t>
      </w:r>
    </w:p>
    <w:p w:rsidR="00AC17D8" w:rsidRDefault="006F2E74">
      <w:pPr>
        <w:pStyle w:val="10"/>
        <w:tabs>
          <w:tab w:val="right" w:leader="dot" w:pos="8306"/>
        </w:tabs>
      </w:pPr>
      <w:r>
        <w:fldChar w:fldCharType="begin"/>
      </w:r>
      <w:r w:rsidR="00B55D4D">
        <w:instrText xml:space="preserve"> TOC \o "1-2" \h \z \u </w:instrText>
      </w:r>
      <w:r>
        <w:fldChar w:fldCharType="separate"/>
      </w:r>
      <w:hyperlink w:anchor="_Toc12560" w:history="1">
        <w:r w:rsidR="00B55D4D">
          <w:rPr>
            <w:rFonts w:hint="eastAsia"/>
          </w:rPr>
          <w:t>1 需求概述</w:t>
        </w:r>
        <w:r w:rsidR="00B55D4D">
          <w:tab/>
        </w:r>
        <w:r>
          <w:fldChar w:fldCharType="begin"/>
        </w:r>
        <w:r w:rsidR="00B55D4D">
          <w:instrText xml:space="preserve"> PAGEREF _Toc12560 </w:instrText>
        </w:r>
        <w:r>
          <w:fldChar w:fldCharType="separate"/>
        </w:r>
        <w:r w:rsidR="00B55D4D">
          <w:t>4</w:t>
        </w:r>
        <w:r>
          <w:fldChar w:fldCharType="end"/>
        </w:r>
      </w:hyperlink>
    </w:p>
    <w:p w:rsidR="00AC17D8" w:rsidRDefault="006F2E74">
      <w:pPr>
        <w:pStyle w:val="20"/>
        <w:tabs>
          <w:tab w:val="right" w:leader="dot" w:pos="8306"/>
        </w:tabs>
      </w:pPr>
      <w:hyperlink w:anchor="_Toc4232" w:history="1">
        <w:r w:rsidR="00B55D4D">
          <w:rPr>
            <w:rFonts w:hAnsi="黑体"/>
            <w:kern w:val="0"/>
            <w:szCs w:val="30"/>
          </w:rPr>
          <w:t xml:space="preserve">1.1 </w:t>
        </w:r>
        <w:r w:rsidR="00B55D4D">
          <w:rPr>
            <w:rFonts w:hAnsi="黑体" w:hint="eastAsia"/>
            <w:kern w:val="0"/>
            <w:szCs w:val="30"/>
          </w:rPr>
          <w:t>业务背景及目标</w:t>
        </w:r>
        <w:r w:rsidR="00B55D4D">
          <w:tab/>
        </w:r>
        <w:r>
          <w:fldChar w:fldCharType="begin"/>
        </w:r>
        <w:r w:rsidR="00B55D4D">
          <w:instrText xml:space="preserve"> PAGEREF _Toc4232 </w:instrText>
        </w:r>
        <w:r>
          <w:fldChar w:fldCharType="separate"/>
        </w:r>
        <w:r w:rsidR="00B55D4D">
          <w:t>4</w:t>
        </w:r>
        <w:r>
          <w:fldChar w:fldCharType="end"/>
        </w:r>
      </w:hyperlink>
    </w:p>
    <w:p w:rsidR="00AC17D8" w:rsidRDefault="006F2E74">
      <w:pPr>
        <w:pStyle w:val="20"/>
        <w:tabs>
          <w:tab w:val="right" w:leader="dot" w:pos="8306"/>
        </w:tabs>
      </w:pPr>
      <w:hyperlink w:anchor="_Toc15689" w:history="1">
        <w:r w:rsidR="00B55D4D">
          <w:rPr>
            <w:rFonts w:hAnsi="黑体"/>
            <w:kern w:val="0"/>
            <w:szCs w:val="30"/>
          </w:rPr>
          <w:t xml:space="preserve">1.2 </w:t>
        </w:r>
        <w:r w:rsidR="00B55D4D">
          <w:rPr>
            <w:rFonts w:hAnsi="黑体" w:hint="eastAsia"/>
            <w:kern w:val="0"/>
            <w:szCs w:val="30"/>
          </w:rPr>
          <w:t>功能概述</w:t>
        </w:r>
        <w:r w:rsidR="00B55D4D">
          <w:tab/>
        </w:r>
        <w:r>
          <w:fldChar w:fldCharType="begin"/>
        </w:r>
        <w:r w:rsidR="00B55D4D">
          <w:instrText xml:space="preserve"> PAGEREF _Toc15689 </w:instrText>
        </w:r>
        <w:r>
          <w:fldChar w:fldCharType="separate"/>
        </w:r>
        <w:r w:rsidR="00B55D4D">
          <w:t>4</w:t>
        </w:r>
        <w:r>
          <w:fldChar w:fldCharType="end"/>
        </w:r>
      </w:hyperlink>
    </w:p>
    <w:p w:rsidR="00AC17D8" w:rsidRDefault="006F2E74">
      <w:pPr>
        <w:pStyle w:val="20"/>
        <w:tabs>
          <w:tab w:val="right" w:leader="dot" w:pos="8306"/>
        </w:tabs>
      </w:pPr>
      <w:hyperlink w:anchor="_Toc21433" w:history="1">
        <w:r w:rsidR="00B55D4D">
          <w:rPr>
            <w:rFonts w:hAnsi="黑体"/>
            <w:kern w:val="0"/>
            <w:szCs w:val="30"/>
          </w:rPr>
          <w:t xml:space="preserve">1.3 </w:t>
        </w:r>
        <w:r w:rsidR="00B55D4D">
          <w:rPr>
            <w:rFonts w:hAnsi="黑体" w:hint="eastAsia"/>
            <w:kern w:val="0"/>
            <w:szCs w:val="30"/>
          </w:rPr>
          <w:t>业务流程图</w:t>
        </w:r>
        <w:r w:rsidR="00B55D4D">
          <w:tab/>
        </w:r>
        <w:r>
          <w:fldChar w:fldCharType="begin"/>
        </w:r>
        <w:r w:rsidR="00B55D4D">
          <w:instrText xml:space="preserve"> PAGEREF _Toc21433 </w:instrText>
        </w:r>
        <w:r>
          <w:fldChar w:fldCharType="separate"/>
        </w:r>
        <w:r w:rsidR="00B55D4D">
          <w:t>4</w:t>
        </w:r>
        <w:r>
          <w:fldChar w:fldCharType="end"/>
        </w:r>
      </w:hyperlink>
    </w:p>
    <w:p w:rsidR="00AC17D8" w:rsidRDefault="006F2E74">
      <w:pPr>
        <w:pStyle w:val="20"/>
        <w:tabs>
          <w:tab w:val="right" w:leader="dot" w:pos="8306"/>
        </w:tabs>
      </w:pPr>
      <w:hyperlink w:anchor="_Toc32706" w:history="1">
        <w:r w:rsidR="00B55D4D">
          <w:rPr>
            <w:rFonts w:hAnsi="黑体"/>
            <w:kern w:val="0"/>
            <w:szCs w:val="30"/>
          </w:rPr>
          <w:t xml:space="preserve">1.4 </w:t>
        </w:r>
        <w:r w:rsidR="00B55D4D">
          <w:rPr>
            <w:rFonts w:hAnsi="黑体" w:hint="eastAsia"/>
            <w:kern w:val="0"/>
            <w:szCs w:val="30"/>
          </w:rPr>
          <w:t>系统流程图</w:t>
        </w:r>
        <w:r w:rsidR="00B55D4D">
          <w:tab/>
        </w:r>
        <w:r>
          <w:fldChar w:fldCharType="begin"/>
        </w:r>
        <w:r w:rsidR="00B55D4D">
          <w:instrText xml:space="preserve"> PAGEREF _Toc32706 </w:instrText>
        </w:r>
        <w:r>
          <w:fldChar w:fldCharType="separate"/>
        </w:r>
        <w:r w:rsidR="00B55D4D">
          <w:t>5</w:t>
        </w:r>
        <w:r>
          <w:fldChar w:fldCharType="end"/>
        </w:r>
      </w:hyperlink>
    </w:p>
    <w:p w:rsidR="00AC17D8" w:rsidRDefault="006F2E74">
      <w:pPr>
        <w:pStyle w:val="20"/>
        <w:tabs>
          <w:tab w:val="right" w:leader="dot" w:pos="8306"/>
        </w:tabs>
      </w:pPr>
      <w:hyperlink w:anchor="_Toc7502" w:history="1">
        <w:r w:rsidR="00B55D4D">
          <w:rPr>
            <w:rFonts w:hAnsi="黑体"/>
            <w:kern w:val="0"/>
            <w:szCs w:val="30"/>
          </w:rPr>
          <w:t xml:space="preserve">1.5 </w:t>
        </w:r>
        <w:r w:rsidR="00B55D4D">
          <w:rPr>
            <w:rFonts w:hAnsi="黑体" w:hint="eastAsia"/>
            <w:kern w:val="0"/>
            <w:szCs w:val="30"/>
          </w:rPr>
          <w:t>系统功能点清单</w:t>
        </w:r>
        <w:r w:rsidR="00B55D4D">
          <w:tab/>
        </w:r>
        <w:r>
          <w:fldChar w:fldCharType="begin"/>
        </w:r>
        <w:r w:rsidR="00B55D4D">
          <w:instrText xml:space="preserve"> PAGEREF _Toc7502 </w:instrText>
        </w:r>
        <w:r>
          <w:fldChar w:fldCharType="separate"/>
        </w:r>
        <w:r w:rsidR="00B55D4D">
          <w:t>6</w:t>
        </w:r>
        <w:r>
          <w:fldChar w:fldCharType="end"/>
        </w:r>
      </w:hyperlink>
    </w:p>
    <w:p w:rsidR="00AC17D8" w:rsidRDefault="006F2E74">
      <w:pPr>
        <w:pStyle w:val="10"/>
        <w:tabs>
          <w:tab w:val="right" w:leader="dot" w:pos="8306"/>
        </w:tabs>
      </w:pPr>
      <w:hyperlink w:anchor="_Toc20642" w:history="1">
        <w:r w:rsidR="00B55D4D">
          <w:rPr>
            <w:rFonts w:hint="eastAsia"/>
          </w:rPr>
          <w:t>2 FE系统功能</w:t>
        </w:r>
        <w:r w:rsidR="00B55D4D">
          <w:tab/>
        </w:r>
        <w:r>
          <w:fldChar w:fldCharType="begin"/>
        </w:r>
        <w:r w:rsidR="00B55D4D">
          <w:instrText xml:space="preserve"> PAGEREF _Toc20642 </w:instrText>
        </w:r>
        <w:r>
          <w:fldChar w:fldCharType="separate"/>
        </w:r>
        <w:r w:rsidR="00B55D4D">
          <w:t>6</w:t>
        </w:r>
        <w:r>
          <w:fldChar w:fldCharType="end"/>
        </w:r>
      </w:hyperlink>
    </w:p>
    <w:p w:rsidR="00AC17D8" w:rsidRDefault="006F2E74">
      <w:pPr>
        <w:pStyle w:val="20"/>
        <w:tabs>
          <w:tab w:val="right" w:leader="dot" w:pos="8306"/>
        </w:tabs>
      </w:pPr>
      <w:hyperlink w:anchor="_Toc32747" w:history="1">
        <w:r w:rsidR="00B55D4D">
          <w:rPr>
            <w:rFonts w:hAnsi="黑体"/>
            <w:kern w:val="0"/>
            <w:szCs w:val="30"/>
          </w:rPr>
          <w:t xml:space="preserve">2.1 </w:t>
        </w:r>
        <w:r w:rsidR="00B55D4D">
          <w:rPr>
            <w:rFonts w:hint="eastAsia"/>
          </w:rPr>
          <w:t>推送确认函申请链接微信提醒</w:t>
        </w:r>
        <w:r w:rsidR="00B55D4D">
          <w:tab/>
        </w:r>
        <w:r>
          <w:fldChar w:fldCharType="begin"/>
        </w:r>
        <w:r w:rsidR="00B55D4D">
          <w:instrText xml:space="preserve"> PAGEREF _Toc32747 </w:instrText>
        </w:r>
        <w:r>
          <w:fldChar w:fldCharType="separate"/>
        </w:r>
        <w:r w:rsidR="00B55D4D">
          <w:t>6</w:t>
        </w:r>
        <w:r>
          <w:fldChar w:fldCharType="end"/>
        </w:r>
      </w:hyperlink>
    </w:p>
    <w:p w:rsidR="00AC17D8" w:rsidRDefault="006F2E74">
      <w:pPr>
        <w:pStyle w:val="10"/>
        <w:tabs>
          <w:tab w:val="right" w:leader="dot" w:pos="8306"/>
        </w:tabs>
      </w:pPr>
      <w:hyperlink w:anchor="_Toc3765" w:history="1">
        <w:r w:rsidR="00B55D4D">
          <w:rPr>
            <w:rFonts w:hint="eastAsia"/>
          </w:rPr>
          <w:t>3 微投功能</w:t>
        </w:r>
        <w:r w:rsidR="00B55D4D">
          <w:tab/>
        </w:r>
        <w:r>
          <w:fldChar w:fldCharType="begin"/>
        </w:r>
        <w:r w:rsidR="00B55D4D">
          <w:instrText xml:space="preserve"> PAGEREF _Toc3765 </w:instrText>
        </w:r>
        <w:r>
          <w:fldChar w:fldCharType="separate"/>
        </w:r>
        <w:r w:rsidR="00B55D4D">
          <w:t>7</w:t>
        </w:r>
        <w:r>
          <w:fldChar w:fldCharType="end"/>
        </w:r>
      </w:hyperlink>
    </w:p>
    <w:p w:rsidR="00AC17D8" w:rsidRDefault="006F2E74">
      <w:pPr>
        <w:pStyle w:val="20"/>
        <w:tabs>
          <w:tab w:val="right" w:leader="dot" w:pos="8306"/>
        </w:tabs>
      </w:pPr>
      <w:hyperlink w:anchor="_Toc25365" w:history="1">
        <w:r w:rsidR="00B55D4D">
          <w:rPr>
            <w:rFonts w:hAnsi="黑体"/>
            <w:kern w:val="0"/>
            <w:szCs w:val="30"/>
          </w:rPr>
          <w:t xml:space="preserve">3.1 </w:t>
        </w:r>
        <w:r w:rsidR="00B55D4D">
          <w:rPr>
            <w:rFonts w:hint="eastAsia"/>
          </w:rPr>
          <w:t>导单报文中增加投保人OA工号</w:t>
        </w:r>
        <w:r w:rsidR="00B55D4D">
          <w:tab/>
        </w:r>
        <w:r>
          <w:fldChar w:fldCharType="begin"/>
        </w:r>
        <w:r w:rsidR="00B55D4D">
          <w:instrText xml:space="preserve"> PAGEREF _Toc25365 </w:instrText>
        </w:r>
        <w:r>
          <w:fldChar w:fldCharType="separate"/>
        </w:r>
        <w:r w:rsidR="00B55D4D">
          <w:t>7</w:t>
        </w:r>
        <w:r>
          <w:fldChar w:fldCharType="end"/>
        </w:r>
      </w:hyperlink>
    </w:p>
    <w:p w:rsidR="00AC17D8" w:rsidRDefault="006F2E74">
      <w:pPr>
        <w:pStyle w:val="10"/>
        <w:tabs>
          <w:tab w:val="right" w:leader="dot" w:pos="8306"/>
        </w:tabs>
      </w:pPr>
      <w:hyperlink w:anchor="_Toc8108" w:history="1">
        <w:r w:rsidR="00B55D4D">
          <w:rPr>
            <w:rFonts w:hint="eastAsia"/>
          </w:rPr>
          <w:t>4 泰康家园系统功能</w:t>
        </w:r>
        <w:r w:rsidR="00B55D4D">
          <w:tab/>
        </w:r>
        <w:r>
          <w:fldChar w:fldCharType="begin"/>
        </w:r>
        <w:r w:rsidR="00B55D4D">
          <w:instrText xml:space="preserve"> PAGEREF _Toc8108 </w:instrText>
        </w:r>
        <w:r>
          <w:fldChar w:fldCharType="separate"/>
        </w:r>
        <w:r w:rsidR="00B55D4D">
          <w:t>7</w:t>
        </w:r>
        <w:r>
          <w:fldChar w:fldCharType="end"/>
        </w:r>
      </w:hyperlink>
    </w:p>
    <w:p w:rsidR="00AC17D8" w:rsidRDefault="006F2E74">
      <w:pPr>
        <w:pStyle w:val="20"/>
        <w:tabs>
          <w:tab w:val="right" w:leader="dot" w:pos="8306"/>
        </w:tabs>
      </w:pPr>
      <w:hyperlink w:anchor="_Toc18679" w:history="1">
        <w:r w:rsidR="00B55D4D">
          <w:rPr>
            <w:rFonts w:hAnsi="黑体"/>
            <w:kern w:val="0"/>
            <w:szCs w:val="30"/>
          </w:rPr>
          <w:t xml:space="preserve">4.1 </w:t>
        </w:r>
        <w:r w:rsidR="00B55D4D">
          <w:rPr>
            <w:rFonts w:hAnsi="黑体" w:hint="eastAsia"/>
            <w:kern w:val="0"/>
            <w:szCs w:val="30"/>
          </w:rPr>
          <w:t>向投保人（内部员工）推送微信消息接口（TKHW_01</w:t>
        </w:r>
        <w:r w:rsidR="00B55D4D">
          <w:rPr>
            <w:rFonts w:hAnsi="黑体"/>
            <w:kern w:val="0"/>
            <w:szCs w:val="30"/>
          </w:rPr>
          <w:t>）</w:t>
        </w:r>
        <w:r w:rsidR="00B55D4D">
          <w:tab/>
        </w:r>
        <w:r>
          <w:fldChar w:fldCharType="begin"/>
        </w:r>
        <w:r w:rsidR="00B55D4D">
          <w:instrText xml:space="preserve"> PAGEREF _Toc18679 </w:instrText>
        </w:r>
        <w:r>
          <w:fldChar w:fldCharType="separate"/>
        </w:r>
        <w:r w:rsidR="00B55D4D">
          <w:t>7</w:t>
        </w:r>
        <w:r>
          <w:fldChar w:fldCharType="end"/>
        </w:r>
      </w:hyperlink>
    </w:p>
    <w:p w:rsidR="00AC17D8" w:rsidRDefault="006F2E74">
      <w:pPr>
        <w:pStyle w:val="10"/>
        <w:tabs>
          <w:tab w:val="right" w:leader="dot" w:pos="8306"/>
        </w:tabs>
      </w:pPr>
      <w:hyperlink w:anchor="_Toc19285" w:history="1">
        <w:r w:rsidR="00B55D4D">
          <w:rPr>
            <w:rFonts w:hint="eastAsia"/>
          </w:rPr>
          <w:t>5 移动互联</w:t>
        </w:r>
        <w:r w:rsidR="00B55D4D">
          <w:tab/>
        </w:r>
        <w:r>
          <w:fldChar w:fldCharType="begin"/>
        </w:r>
        <w:r w:rsidR="00B55D4D">
          <w:instrText xml:space="preserve"> PAGEREF _Toc19285 </w:instrText>
        </w:r>
        <w:r>
          <w:fldChar w:fldCharType="separate"/>
        </w:r>
        <w:r w:rsidR="00B55D4D">
          <w:t>8</w:t>
        </w:r>
        <w:r>
          <w:fldChar w:fldCharType="end"/>
        </w:r>
      </w:hyperlink>
    </w:p>
    <w:p w:rsidR="00AC17D8" w:rsidRDefault="006F2E74">
      <w:pPr>
        <w:pStyle w:val="20"/>
        <w:tabs>
          <w:tab w:val="right" w:leader="dot" w:pos="8306"/>
        </w:tabs>
      </w:pPr>
      <w:hyperlink w:anchor="_Toc14125" w:history="1">
        <w:r w:rsidR="00B55D4D">
          <w:rPr>
            <w:rFonts w:hAnsi="黑体"/>
            <w:kern w:val="0"/>
            <w:szCs w:val="30"/>
          </w:rPr>
          <w:t xml:space="preserve">5.1 </w:t>
        </w:r>
        <w:r w:rsidR="00B55D4D">
          <w:rPr>
            <w:rFonts w:hint="eastAsia"/>
          </w:rPr>
          <w:t>确认函申请链接功能</w:t>
        </w:r>
        <w:r w:rsidR="00B55D4D">
          <w:tab/>
        </w:r>
        <w:r>
          <w:fldChar w:fldCharType="begin"/>
        </w:r>
        <w:r w:rsidR="00B55D4D">
          <w:instrText xml:space="preserve"> PAGEREF _Toc14125 </w:instrText>
        </w:r>
        <w:r>
          <w:fldChar w:fldCharType="separate"/>
        </w:r>
        <w:r w:rsidR="00B55D4D">
          <w:t>8</w:t>
        </w:r>
        <w:r>
          <w:fldChar w:fldCharType="end"/>
        </w:r>
      </w:hyperlink>
    </w:p>
    <w:p w:rsidR="00AC17D8" w:rsidRDefault="006F2E74">
      <w:pPr>
        <w:pStyle w:val="10"/>
        <w:tabs>
          <w:tab w:val="right" w:leader="dot" w:pos="8306"/>
        </w:tabs>
      </w:pPr>
      <w:hyperlink w:anchor="_Toc4546" w:history="1">
        <w:r w:rsidR="00B55D4D">
          <w:rPr>
            <w:rFonts w:hint="eastAsia"/>
          </w:rPr>
          <w:t>6 养老社区销售系统（RCSS）</w:t>
        </w:r>
        <w:r w:rsidR="00B55D4D">
          <w:tab/>
        </w:r>
        <w:r>
          <w:fldChar w:fldCharType="begin"/>
        </w:r>
        <w:r w:rsidR="00B55D4D">
          <w:instrText xml:space="preserve"> PAGEREF _Toc4546 </w:instrText>
        </w:r>
        <w:r>
          <w:fldChar w:fldCharType="separate"/>
        </w:r>
        <w:r w:rsidR="00B55D4D">
          <w:t>22</w:t>
        </w:r>
        <w:r>
          <w:fldChar w:fldCharType="end"/>
        </w:r>
      </w:hyperlink>
    </w:p>
    <w:p w:rsidR="00AC17D8" w:rsidRDefault="006F2E74">
      <w:pPr>
        <w:pStyle w:val="20"/>
        <w:tabs>
          <w:tab w:val="right" w:leader="dot" w:pos="8306"/>
        </w:tabs>
      </w:pPr>
      <w:hyperlink w:anchor="_Toc731" w:history="1">
        <w:r w:rsidR="00B55D4D">
          <w:rPr>
            <w:rFonts w:hAnsi="黑体"/>
            <w:kern w:val="0"/>
            <w:szCs w:val="30"/>
          </w:rPr>
          <w:t xml:space="preserve">6.1 </w:t>
        </w:r>
        <w:r w:rsidR="00B55D4D">
          <w:rPr>
            <w:rFonts w:hAnsi="黑体" w:hint="eastAsia"/>
            <w:kern w:val="0"/>
            <w:szCs w:val="30"/>
          </w:rPr>
          <w:t>员工专属确认函申请信息接收接口（RCSS_01）</w:t>
        </w:r>
        <w:r w:rsidR="00B55D4D">
          <w:tab/>
        </w:r>
        <w:r>
          <w:fldChar w:fldCharType="begin"/>
        </w:r>
        <w:r w:rsidR="00B55D4D">
          <w:instrText xml:space="preserve"> PAGEREF _Toc731 </w:instrText>
        </w:r>
        <w:r>
          <w:fldChar w:fldCharType="separate"/>
        </w:r>
        <w:r w:rsidR="00B55D4D">
          <w:t>22</w:t>
        </w:r>
        <w:r>
          <w:fldChar w:fldCharType="end"/>
        </w:r>
      </w:hyperlink>
    </w:p>
    <w:p w:rsidR="00AC17D8" w:rsidRDefault="006F2E74">
      <w:pPr>
        <w:pStyle w:val="10"/>
        <w:tabs>
          <w:tab w:val="right" w:leader="dot" w:pos="8306"/>
        </w:tabs>
      </w:pPr>
      <w:hyperlink w:anchor="_Toc23413" w:history="1">
        <w:r w:rsidR="00B55D4D">
          <w:rPr>
            <w:rFonts w:hint="eastAsia"/>
          </w:rPr>
          <w:t>7 人脸识别平台</w:t>
        </w:r>
        <w:r w:rsidR="00B55D4D">
          <w:tab/>
        </w:r>
        <w:r>
          <w:fldChar w:fldCharType="begin"/>
        </w:r>
        <w:r w:rsidR="00B55D4D">
          <w:instrText xml:space="preserve"> PAGEREF _Toc23413 </w:instrText>
        </w:r>
        <w:r>
          <w:fldChar w:fldCharType="separate"/>
        </w:r>
        <w:r w:rsidR="00B55D4D">
          <w:t>22</w:t>
        </w:r>
        <w:r>
          <w:fldChar w:fldCharType="end"/>
        </w:r>
      </w:hyperlink>
    </w:p>
    <w:p w:rsidR="00AC17D8" w:rsidRDefault="006F2E74">
      <w:pPr>
        <w:pStyle w:val="10"/>
        <w:tabs>
          <w:tab w:val="right" w:leader="dot" w:pos="8306"/>
        </w:tabs>
      </w:pPr>
      <w:hyperlink w:anchor="_Toc678" w:history="1">
        <w:r w:rsidR="00B55D4D">
          <w:rPr>
            <w:rFonts w:hint="eastAsia"/>
          </w:rPr>
          <w:t>8 其他说明</w:t>
        </w:r>
        <w:r w:rsidR="00B55D4D">
          <w:tab/>
        </w:r>
        <w:r>
          <w:fldChar w:fldCharType="begin"/>
        </w:r>
        <w:r w:rsidR="00B55D4D">
          <w:instrText xml:space="preserve"> PAGEREF _Toc678 </w:instrText>
        </w:r>
        <w:r>
          <w:fldChar w:fldCharType="separate"/>
        </w:r>
        <w:r w:rsidR="00B55D4D">
          <w:t>23</w:t>
        </w:r>
        <w:r>
          <w:fldChar w:fldCharType="end"/>
        </w:r>
      </w:hyperlink>
    </w:p>
    <w:p w:rsidR="00AC17D8" w:rsidRDefault="006F2E74">
      <w:pPr>
        <w:widowControl/>
        <w:ind w:firstLine="0"/>
        <w:jc w:val="left"/>
      </w:pPr>
      <w:r>
        <w:fldChar w:fldCharType="end"/>
      </w:r>
    </w:p>
    <w:p w:rsidR="00AC17D8" w:rsidRDefault="00B55D4D">
      <w:pPr>
        <w:widowControl/>
        <w:spacing w:line="240" w:lineRule="auto"/>
        <w:ind w:firstLine="0"/>
        <w:jc w:val="left"/>
        <w:rPr>
          <w:b/>
          <w:sz w:val="32"/>
          <w:szCs w:val="32"/>
        </w:rPr>
      </w:pPr>
      <w:r>
        <w:rPr>
          <w:b/>
          <w:sz w:val="32"/>
          <w:szCs w:val="32"/>
        </w:rPr>
        <w:lastRenderedPageBreak/>
        <w:br w:type="page"/>
      </w:r>
    </w:p>
    <w:p w:rsidR="00AC17D8" w:rsidRDefault="00B55D4D">
      <w:pPr>
        <w:widowControl/>
        <w:spacing w:line="240" w:lineRule="auto"/>
        <w:jc w:val="center"/>
        <w:rPr>
          <w:b/>
          <w:sz w:val="32"/>
          <w:szCs w:val="32"/>
        </w:rPr>
      </w:pPr>
      <w:r>
        <w:rPr>
          <w:rFonts w:hint="eastAsia"/>
          <w:b/>
          <w:sz w:val="32"/>
          <w:szCs w:val="32"/>
        </w:rPr>
        <w:lastRenderedPageBreak/>
        <w:t>需求问卷</w:t>
      </w:r>
    </w:p>
    <w:p w:rsidR="00AC17D8" w:rsidRDefault="00AC17D8">
      <w:pPr>
        <w:widowControl/>
        <w:spacing w:line="240" w:lineRule="auto"/>
        <w:jc w:val="center"/>
        <w:rPr>
          <w:b/>
          <w:sz w:val="32"/>
          <w:szCs w:val="32"/>
        </w:rPr>
      </w:pPr>
    </w:p>
    <w:p w:rsidR="00AC17D8" w:rsidRDefault="00B55D4D">
      <w:pPr>
        <w:ind w:left="420" w:firstLine="0"/>
        <w:rPr>
          <w:rFonts w:ascii="楷体" w:eastAsia="楷体" w:hAnsi="楷体"/>
          <w:iCs/>
          <w:color w:val="0000FF"/>
          <w:kern w:val="0"/>
          <w:szCs w:val="20"/>
          <w:lang w:val="en-GB"/>
        </w:rPr>
      </w:pPr>
      <w:r>
        <w:rPr>
          <w:rFonts w:ascii="楷体" w:eastAsia="楷体" w:hAnsi="楷体" w:hint="eastAsia"/>
          <w:iCs/>
          <w:color w:val="0000FF"/>
          <w:kern w:val="0"/>
          <w:szCs w:val="20"/>
          <w:lang w:val="en-GB"/>
        </w:rPr>
        <w:t>**如选项为是，请告知对应需求负责人；并填写描述：50个字**</w:t>
      </w:r>
    </w:p>
    <w:p w:rsidR="00AC17D8" w:rsidRDefault="00AC17D8">
      <w:pPr>
        <w:pStyle w:val="11"/>
        <w:widowControl/>
        <w:spacing w:line="240" w:lineRule="auto"/>
        <w:ind w:left="284" w:firstLineChars="0" w:firstLine="0"/>
        <w:jc w:val="left"/>
        <w:rPr>
          <w:b/>
        </w:rPr>
      </w:pPr>
    </w:p>
    <w:p w:rsidR="00AC17D8" w:rsidRDefault="00B55D4D">
      <w:pPr>
        <w:pStyle w:val="11"/>
        <w:widowControl/>
        <w:numPr>
          <w:ilvl w:val="0"/>
          <w:numId w:val="1"/>
        </w:numPr>
        <w:spacing w:line="240" w:lineRule="auto"/>
        <w:ind w:left="284" w:firstLineChars="0" w:hanging="284"/>
        <w:jc w:val="left"/>
        <w:rPr>
          <w:b/>
        </w:rPr>
      </w:pPr>
      <w:r>
        <w:rPr>
          <w:rFonts w:hint="eastAsia"/>
          <w:b/>
        </w:rPr>
        <w:t>【张爱英】本需求是否涉及增减佣金项（加扣款代码增加），或佣金项的收入入账规则变化？  是/否</w:t>
      </w:r>
    </w:p>
    <w:p w:rsidR="00AC17D8" w:rsidRDefault="00B55D4D">
      <w:pPr>
        <w:pStyle w:val="11"/>
        <w:widowControl/>
        <w:spacing w:line="240" w:lineRule="auto"/>
        <w:ind w:left="284" w:firstLineChars="0" w:firstLine="0"/>
        <w:jc w:val="left"/>
        <w:rPr>
          <w:b/>
        </w:rPr>
      </w:pPr>
      <w:r>
        <w:rPr>
          <w:rFonts w:hint="eastAsia"/>
          <w:b/>
        </w:rPr>
        <w:t>描述： 否</w:t>
      </w:r>
    </w:p>
    <w:p w:rsidR="00AC17D8" w:rsidRDefault="00B55D4D">
      <w:pPr>
        <w:pStyle w:val="11"/>
        <w:widowControl/>
        <w:numPr>
          <w:ilvl w:val="0"/>
          <w:numId w:val="1"/>
        </w:numPr>
        <w:spacing w:line="240" w:lineRule="auto"/>
        <w:ind w:left="284" w:firstLineChars="0" w:hanging="284"/>
        <w:jc w:val="left"/>
        <w:rPr>
          <w:b/>
        </w:rPr>
      </w:pPr>
      <w:r>
        <w:rPr>
          <w:rFonts w:hint="eastAsia"/>
          <w:b/>
        </w:rPr>
        <w:t>【张爱英】业务流程中（承保、保全、理赔）的收付款涉及到的财务分支账目处理变化？ （例子：垫交还款将增加预收的分支账目，之后转实收） 是/否</w:t>
      </w:r>
    </w:p>
    <w:p w:rsidR="00AC17D8" w:rsidRDefault="00B55D4D">
      <w:pPr>
        <w:pStyle w:val="11"/>
        <w:widowControl/>
        <w:spacing w:line="240" w:lineRule="auto"/>
        <w:ind w:left="284" w:firstLineChars="0" w:firstLine="0"/>
        <w:jc w:val="left"/>
        <w:rPr>
          <w:b/>
        </w:rPr>
      </w:pPr>
      <w:r>
        <w:rPr>
          <w:rFonts w:hint="eastAsia"/>
          <w:b/>
        </w:rPr>
        <w:t>描述： 否</w:t>
      </w:r>
    </w:p>
    <w:p w:rsidR="00AC17D8" w:rsidRDefault="00B55D4D">
      <w:pPr>
        <w:pStyle w:val="11"/>
        <w:widowControl/>
        <w:numPr>
          <w:ilvl w:val="0"/>
          <w:numId w:val="1"/>
        </w:numPr>
        <w:spacing w:line="240" w:lineRule="auto"/>
        <w:ind w:firstLineChars="0"/>
        <w:jc w:val="left"/>
        <w:rPr>
          <w:b/>
        </w:rPr>
      </w:pPr>
      <w:r>
        <w:rPr>
          <w:rFonts w:hint="eastAsia"/>
          <w:b/>
        </w:rPr>
        <w:t>【周重光】产品规则调整：ilog新增某一类（例如：寿险类）的产品规则？   是/否</w:t>
      </w:r>
    </w:p>
    <w:p w:rsidR="00AC17D8" w:rsidRDefault="00B55D4D">
      <w:pPr>
        <w:pStyle w:val="11"/>
        <w:widowControl/>
        <w:spacing w:line="240" w:lineRule="auto"/>
        <w:ind w:left="284" w:firstLineChars="0" w:firstLine="0"/>
        <w:jc w:val="left"/>
        <w:rPr>
          <w:b/>
        </w:rPr>
      </w:pPr>
      <w:r>
        <w:rPr>
          <w:rFonts w:hint="eastAsia"/>
          <w:b/>
        </w:rPr>
        <w:t>描述：否</w:t>
      </w:r>
    </w:p>
    <w:p w:rsidR="00AC17D8" w:rsidRDefault="00B55D4D">
      <w:pPr>
        <w:pStyle w:val="11"/>
        <w:widowControl/>
        <w:numPr>
          <w:ilvl w:val="0"/>
          <w:numId w:val="1"/>
        </w:numPr>
        <w:spacing w:line="240" w:lineRule="auto"/>
        <w:ind w:left="284" w:firstLineChars="0" w:hanging="284"/>
        <w:jc w:val="left"/>
        <w:rPr>
          <w:b/>
        </w:rPr>
      </w:pPr>
      <w:r>
        <w:rPr>
          <w:rFonts w:hint="eastAsia"/>
          <w:b/>
        </w:rPr>
        <w:t>【周重光】流程调整：涉及某类产品（如分红类）的流程控制？（例如：分红规则  是/否</w:t>
      </w:r>
    </w:p>
    <w:p w:rsidR="00AC17D8" w:rsidRDefault="00B55D4D">
      <w:pPr>
        <w:pStyle w:val="11"/>
        <w:widowControl/>
        <w:spacing w:line="240" w:lineRule="auto"/>
        <w:ind w:left="284" w:firstLineChars="0" w:firstLine="0"/>
        <w:jc w:val="left"/>
        <w:rPr>
          <w:b/>
        </w:rPr>
      </w:pPr>
      <w:r>
        <w:rPr>
          <w:rFonts w:hint="eastAsia"/>
          <w:b/>
        </w:rPr>
        <w:t>描述：否</w:t>
      </w:r>
    </w:p>
    <w:p w:rsidR="00AC17D8" w:rsidRDefault="00B55D4D">
      <w:pPr>
        <w:widowControl/>
        <w:spacing w:line="240" w:lineRule="auto"/>
        <w:ind w:firstLine="0"/>
        <w:jc w:val="left"/>
        <w:rPr>
          <w:b/>
        </w:rPr>
      </w:pPr>
      <w:r>
        <w:rPr>
          <w:b/>
        </w:rPr>
        <w:br w:type="page"/>
      </w:r>
    </w:p>
    <w:p w:rsidR="00AC17D8" w:rsidRDefault="00B55D4D">
      <w:pPr>
        <w:pStyle w:val="1"/>
        <w:numPr>
          <w:ilvl w:val="0"/>
          <w:numId w:val="2"/>
        </w:numPr>
        <w:spacing w:line="360" w:lineRule="auto"/>
      </w:pPr>
      <w:bookmarkStart w:id="20" w:name="_Toc410752933"/>
      <w:bookmarkStart w:id="21" w:name="_Toc12560"/>
      <w:bookmarkStart w:id="22" w:name="_Toc410753668"/>
      <w:r>
        <w:rPr>
          <w:rFonts w:hint="eastAsia"/>
        </w:rPr>
        <w:lastRenderedPageBreak/>
        <w:t>需求概述</w:t>
      </w:r>
      <w:bookmarkStart w:id="23" w:name="_Toc409138777"/>
      <w:bookmarkStart w:id="24" w:name="_Toc410753671"/>
      <w:bookmarkStart w:id="25" w:name="_Toc410752936"/>
      <w:bookmarkStart w:id="26" w:name="_Toc410135345"/>
      <w:bookmarkEnd w:id="20"/>
      <w:bookmarkEnd w:id="21"/>
      <w:bookmarkEnd w:id="22"/>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27" w:name="_Toc4232"/>
      <w:r>
        <w:rPr>
          <w:rFonts w:hAnsi="黑体" w:cs="Times New Roman" w:hint="eastAsia"/>
          <w:bCs w:val="0"/>
          <w:kern w:val="0"/>
          <w:sz w:val="30"/>
          <w:szCs w:val="30"/>
        </w:rPr>
        <w:t>业务背景及目标</w:t>
      </w:r>
      <w:bookmarkEnd w:id="27"/>
    </w:p>
    <w:p w:rsidR="00AC17D8" w:rsidRDefault="00B55D4D">
      <w:r>
        <w:rPr>
          <w:rFonts w:hint="eastAsia"/>
          <w:b/>
        </w:rPr>
        <w:t>业务背景：</w:t>
      </w:r>
      <w:r>
        <w:rPr>
          <w:rFonts w:hint="eastAsia"/>
          <w:bCs/>
        </w:rPr>
        <w:t>为吸引保留优秀人才、挖掘公司内部高客资源，传承泰康大健康养老理念，集团人力资源部、运营中心、数据信息中心联合子公司各部门打造泰康员工专属养老社区入住产品，对接养老社区入住权，让员工和其父母享受“更富足、更健康、更延寿”的优雅晚年生活。</w:t>
      </w:r>
    </w:p>
    <w:p w:rsidR="006F2E74" w:rsidRDefault="00B55D4D" w:rsidP="00EA6A86">
      <w:pPr>
        <w:ind w:leftChars="100" w:left="210" w:rightChars="100" w:right="210" w:firstLineChars="100" w:firstLine="210"/>
        <w:pPrChange w:id="28" w:author="周重光" w:date="2017-10-10T18:04:00Z">
          <w:pPr>
            <w:ind w:leftChars="100" w:left="210" w:rightChars="100" w:right="210" w:firstLineChars="100" w:firstLine="211"/>
          </w:pPr>
        </w:pPrChange>
      </w:pPr>
      <w:r>
        <w:rPr>
          <w:rFonts w:hint="eastAsia"/>
          <w:b/>
        </w:rPr>
        <w:t>实现目标：本次需求：</w:t>
      </w:r>
      <w:r>
        <w:rPr>
          <w:rFonts w:hint="eastAsia"/>
        </w:rPr>
        <w:t>1、建立标准化的确认函线上申请流程，客户通过手机端即可完成确认函申请、采集客户信息及了解客户需求。</w:t>
      </w:r>
    </w:p>
    <w:p w:rsidR="00AC17D8" w:rsidRDefault="00B55D4D">
      <w:pPr>
        <w:ind w:leftChars="100" w:left="210" w:rightChars="100" w:right="210" w:firstLineChars="100" w:firstLine="210"/>
      </w:pPr>
      <w:r>
        <w:rPr>
          <w:rFonts w:hint="eastAsia"/>
        </w:rPr>
        <w:t>2、微投投保流程与确认函申请流程整合，保单签发实时触发申请资质校验，线上完成确认函的申请。</w:t>
      </w:r>
    </w:p>
    <w:p w:rsidR="00AC17D8" w:rsidRDefault="00B55D4D">
      <w:pPr>
        <w:ind w:leftChars="100" w:left="210" w:rightChars="100" w:right="210" w:firstLineChars="100" w:firstLine="210"/>
      </w:pPr>
      <w:r>
        <w:rPr>
          <w:rFonts w:hint="eastAsia"/>
        </w:rPr>
        <w:t xml:space="preserve"> 3、通过电子签名、人脸识别验证申请人身份，确保申请内容是客户真实意思表示，保障客户权益。</w:t>
      </w:r>
    </w:p>
    <w:p w:rsidR="006F2E74" w:rsidRDefault="00B55D4D" w:rsidP="00EA6A86">
      <w:pPr>
        <w:ind w:firstLineChars="200"/>
        <w:pPrChange w:id="29" w:author="周重光" w:date="2017-10-10T18:04:00Z">
          <w:pPr>
            <w:ind w:firstLineChars="200" w:firstLine="422"/>
          </w:pPr>
        </w:pPrChange>
      </w:pPr>
      <w:r>
        <w:rPr>
          <w:rFonts w:hint="eastAsia"/>
          <w:b/>
        </w:rPr>
        <w:t>推进计划：</w:t>
      </w:r>
      <w:r>
        <w:rPr>
          <w:rFonts w:hint="eastAsia"/>
        </w:rPr>
        <w:t>希望能够在2017年上线。</w:t>
      </w:r>
    </w:p>
    <w:p w:rsidR="00AC17D8" w:rsidRDefault="00AC17D8">
      <w:pPr>
        <w:ind w:leftChars="171" w:left="359" w:firstLineChars="200"/>
      </w:pPr>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30" w:name="_Toc15689"/>
      <w:r>
        <w:rPr>
          <w:rFonts w:hAnsi="黑体" w:cs="Times New Roman" w:hint="eastAsia"/>
          <w:bCs w:val="0"/>
          <w:kern w:val="0"/>
          <w:sz w:val="30"/>
          <w:szCs w:val="30"/>
        </w:rPr>
        <w:t>功能概述</w:t>
      </w:r>
      <w:bookmarkEnd w:id="30"/>
    </w:p>
    <w:p w:rsidR="00AC17D8" w:rsidRDefault="00B55D4D">
      <w:pPr>
        <w:ind w:rightChars="100" w:right="210"/>
        <w:rPr>
          <w:sz w:val="24"/>
        </w:rPr>
      </w:pPr>
      <w:r>
        <w:rPr>
          <w:rFonts w:hint="eastAsia"/>
        </w:rPr>
        <w:t>尊享岁月B款产品投保完成且签发成功后给保单投保人（内部员工）推送确认函申请链接，员工在移动端填写确认函申请信息并提交至养老销售系统。</w:t>
      </w:r>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31" w:name="_Toc21433"/>
      <w:r>
        <w:rPr>
          <w:rFonts w:hAnsi="黑体" w:cs="Times New Roman" w:hint="eastAsia"/>
          <w:bCs w:val="0"/>
          <w:kern w:val="0"/>
          <w:sz w:val="30"/>
          <w:szCs w:val="30"/>
        </w:rPr>
        <w:t>业务流程图</w:t>
      </w:r>
      <w:bookmarkEnd w:id="31"/>
    </w:p>
    <w:p w:rsidR="00AC17D8" w:rsidRDefault="00AC17D8">
      <w:pPr>
        <w:ind w:firstLine="0"/>
      </w:pPr>
      <w:r>
        <w:object w:dxaOrig="21057" w:dyaOrig="14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83.55pt" o:ole="">
            <v:imagedata r:id="rId11" o:title=""/>
          </v:shape>
          <o:OLEObject Type="Embed" ProgID="Visio.Drawing.11" ShapeID="_x0000_i1025" DrawAspect="Content" ObjectID="_1569164030" r:id="rId12"/>
        </w:object>
      </w:r>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32" w:name="_系统流程图"/>
      <w:bookmarkStart w:id="33" w:name="_Toc32706"/>
      <w:bookmarkEnd w:id="32"/>
      <w:r>
        <w:rPr>
          <w:rFonts w:hAnsi="黑体" w:cs="Times New Roman" w:hint="eastAsia"/>
          <w:bCs w:val="0"/>
          <w:kern w:val="0"/>
          <w:sz w:val="30"/>
          <w:szCs w:val="30"/>
        </w:rPr>
        <w:t>系统流程图</w:t>
      </w:r>
      <w:bookmarkEnd w:id="33"/>
    </w:p>
    <w:p w:rsidR="00AC17D8" w:rsidRDefault="00AC17D8">
      <w:pPr>
        <w:ind w:left="-85" w:firstLine="0"/>
        <w:jc w:val="center"/>
        <w:rPr>
          <w:sz w:val="24"/>
        </w:rPr>
      </w:pPr>
      <w:ins w:id="34" w:author="itw_zhaolx" w:date="2017-09-14T15:06:00Z">
        <w:r>
          <w:object w:dxaOrig="12933" w:dyaOrig="11452">
            <v:shape id="_x0000_i1026" type="#_x0000_t75" style="width:293pt;height:225.5pt" o:ole="">
              <v:imagedata r:id="rId13" o:title=""/>
            </v:shape>
            <o:OLEObject Type="Embed" ProgID="Visio.Drawing.11" ShapeID="_x0000_i1026" DrawAspect="Content" ObjectID="_1569164031" r:id="rId14"/>
          </w:object>
        </w:r>
      </w:ins>
      <w:del w:id="35" w:author="itw_zhaolx" w:date="2017-09-14T15:05:00Z">
        <w:r>
          <w:object w:dxaOrig="16370" w:dyaOrig="15917">
            <v:shape id="_x0000_i1027" type="#_x0000_t75" style="width:370.6pt;height:312.55pt" o:ole="">
              <v:imagedata r:id="rId15" o:title=""/>
            </v:shape>
            <o:OLEObject Type="Embed" ProgID="Visio.Drawing.11" ShapeID="_x0000_i1027" DrawAspect="Content" ObjectID="_1569164032" r:id="rId16"/>
          </w:object>
        </w:r>
      </w:del>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36" w:name="_Toc7502"/>
      <w:r>
        <w:rPr>
          <w:rFonts w:hAnsi="黑体" w:cs="Times New Roman" w:hint="eastAsia"/>
          <w:bCs w:val="0"/>
          <w:kern w:val="0"/>
          <w:sz w:val="30"/>
          <w:szCs w:val="30"/>
        </w:rPr>
        <w:t>系统功能点清单</w:t>
      </w:r>
      <w:bookmarkEnd w:id="36"/>
    </w:p>
    <w:p w:rsidR="00AC17D8" w:rsidRDefault="00AC17D8">
      <w:pPr>
        <w:ind w:firstLine="0"/>
        <w:rPr>
          <w:rFonts w:ascii="楷体" w:eastAsia="楷体" w:hAnsi="楷体"/>
          <w:iCs/>
          <w:color w:val="0000FF"/>
          <w:kern w:val="0"/>
          <w:szCs w:val="20"/>
          <w:lang w:val="en-GB"/>
        </w:rPr>
      </w:pPr>
    </w:p>
    <w:tbl>
      <w:tblPr>
        <w:tblStyle w:val="af4"/>
        <w:tblW w:w="8329" w:type="dxa"/>
        <w:tblLayout w:type="fixed"/>
        <w:tblLook w:val="04A0"/>
      </w:tblPr>
      <w:tblGrid>
        <w:gridCol w:w="1384"/>
        <w:gridCol w:w="1986"/>
        <w:gridCol w:w="1134"/>
        <w:gridCol w:w="886"/>
        <w:gridCol w:w="1098"/>
        <w:gridCol w:w="1841"/>
      </w:tblGrid>
      <w:tr w:rsidR="00AC17D8">
        <w:trPr>
          <w:trHeight w:val="699"/>
        </w:trPr>
        <w:tc>
          <w:tcPr>
            <w:tcW w:w="1384" w:type="dxa"/>
            <w:shd w:val="clear" w:color="auto" w:fill="BFBFBF" w:themeFill="background1" w:themeFillShade="BF"/>
            <w:vAlign w:val="center"/>
          </w:tcPr>
          <w:p w:rsidR="00AC17D8" w:rsidRDefault="00B55D4D">
            <w:pPr>
              <w:ind w:firstLine="0"/>
              <w:jc w:val="center"/>
              <w:rPr>
                <w:b/>
              </w:rPr>
            </w:pPr>
            <w:r>
              <w:rPr>
                <w:rFonts w:hint="eastAsia"/>
                <w:b/>
              </w:rPr>
              <w:t>系统</w:t>
            </w:r>
          </w:p>
        </w:tc>
        <w:tc>
          <w:tcPr>
            <w:tcW w:w="1986" w:type="dxa"/>
            <w:shd w:val="clear" w:color="auto" w:fill="BFBFBF" w:themeFill="background1" w:themeFillShade="BF"/>
            <w:vAlign w:val="center"/>
          </w:tcPr>
          <w:p w:rsidR="00AC17D8" w:rsidRDefault="00B55D4D">
            <w:pPr>
              <w:ind w:firstLine="0"/>
              <w:jc w:val="center"/>
              <w:rPr>
                <w:b/>
              </w:rPr>
            </w:pPr>
            <w:r>
              <w:rPr>
                <w:rFonts w:hint="eastAsia"/>
                <w:b/>
              </w:rPr>
              <w:t>功能点</w:t>
            </w:r>
          </w:p>
        </w:tc>
        <w:tc>
          <w:tcPr>
            <w:tcW w:w="1134" w:type="dxa"/>
            <w:shd w:val="clear" w:color="auto" w:fill="BFBFBF" w:themeFill="background1" w:themeFillShade="BF"/>
            <w:vAlign w:val="center"/>
          </w:tcPr>
          <w:p w:rsidR="00AC17D8" w:rsidRDefault="00B55D4D">
            <w:pPr>
              <w:ind w:firstLine="0"/>
              <w:jc w:val="center"/>
              <w:rPr>
                <w:b/>
              </w:rPr>
            </w:pPr>
            <w:r>
              <w:rPr>
                <w:rFonts w:hint="eastAsia"/>
                <w:b/>
              </w:rPr>
              <w:t>编号</w:t>
            </w:r>
          </w:p>
        </w:tc>
        <w:tc>
          <w:tcPr>
            <w:tcW w:w="886" w:type="dxa"/>
            <w:shd w:val="clear" w:color="auto" w:fill="BFBFBF" w:themeFill="background1" w:themeFillShade="BF"/>
            <w:vAlign w:val="center"/>
          </w:tcPr>
          <w:p w:rsidR="00AC17D8" w:rsidRDefault="00B55D4D">
            <w:pPr>
              <w:ind w:firstLine="0"/>
              <w:jc w:val="center"/>
              <w:rPr>
                <w:b/>
              </w:rPr>
            </w:pPr>
            <w:r>
              <w:rPr>
                <w:rFonts w:hint="eastAsia"/>
                <w:b/>
              </w:rPr>
              <w:t>类型</w:t>
            </w:r>
          </w:p>
        </w:tc>
        <w:tc>
          <w:tcPr>
            <w:tcW w:w="1098" w:type="dxa"/>
            <w:shd w:val="clear" w:color="auto" w:fill="BFBFBF" w:themeFill="background1" w:themeFillShade="BF"/>
            <w:vAlign w:val="center"/>
          </w:tcPr>
          <w:p w:rsidR="00AC17D8" w:rsidRDefault="00B55D4D">
            <w:pPr>
              <w:ind w:firstLine="0"/>
              <w:jc w:val="center"/>
              <w:rPr>
                <w:b/>
              </w:rPr>
            </w:pPr>
            <w:r>
              <w:rPr>
                <w:rFonts w:hint="eastAsia"/>
                <w:b/>
              </w:rPr>
              <w:t>变更类型</w:t>
            </w:r>
          </w:p>
        </w:tc>
        <w:tc>
          <w:tcPr>
            <w:tcW w:w="1841" w:type="dxa"/>
            <w:shd w:val="clear" w:color="auto" w:fill="BFBFBF" w:themeFill="background1" w:themeFillShade="BF"/>
            <w:vAlign w:val="center"/>
          </w:tcPr>
          <w:p w:rsidR="00AC17D8" w:rsidRDefault="00B55D4D">
            <w:pPr>
              <w:ind w:firstLine="0"/>
              <w:jc w:val="center"/>
              <w:rPr>
                <w:b/>
              </w:rPr>
            </w:pPr>
            <w:r>
              <w:rPr>
                <w:rFonts w:hint="eastAsia"/>
                <w:b/>
              </w:rPr>
              <w:t>备注</w:t>
            </w:r>
          </w:p>
        </w:tc>
      </w:tr>
      <w:tr w:rsidR="00AC17D8">
        <w:tc>
          <w:tcPr>
            <w:tcW w:w="1384" w:type="dxa"/>
          </w:tcPr>
          <w:p w:rsidR="00AC17D8" w:rsidRDefault="00AC17D8">
            <w:pPr>
              <w:ind w:firstLine="0"/>
              <w:rPr>
                <w:i/>
              </w:rPr>
            </w:pPr>
          </w:p>
        </w:tc>
        <w:tc>
          <w:tcPr>
            <w:tcW w:w="1986" w:type="dxa"/>
          </w:tcPr>
          <w:p w:rsidR="00AC17D8" w:rsidRDefault="00AC17D8">
            <w:pPr>
              <w:ind w:firstLine="0"/>
            </w:pPr>
          </w:p>
        </w:tc>
        <w:tc>
          <w:tcPr>
            <w:tcW w:w="1134" w:type="dxa"/>
          </w:tcPr>
          <w:p w:rsidR="00AC17D8" w:rsidRDefault="00AC17D8">
            <w:pPr>
              <w:ind w:firstLine="0"/>
            </w:pPr>
          </w:p>
        </w:tc>
        <w:tc>
          <w:tcPr>
            <w:tcW w:w="886" w:type="dxa"/>
          </w:tcPr>
          <w:p w:rsidR="00AC17D8" w:rsidRDefault="00AC17D8">
            <w:pPr>
              <w:ind w:firstLine="0"/>
            </w:pPr>
          </w:p>
        </w:tc>
        <w:tc>
          <w:tcPr>
            <w:tcW w:w="1098" w:type="dxa"/>
          </w:tcPr>
          <w:p w:rsidR="00AC17D8" w:rsidRDefault="00AC17D8">
            <w:pPr>
              <w:ind w:firstLine="0"/>
            </w:pPr>
          </w:p>
        </w:tc>
        <w:tc>
          <w:tcPr>
            <w:tcW w:w="1841" w:type="dxa"/>
          </w:tcPr>
          <w:p w:rsidR="00AC17D8" w:rsidRDefault="00AC17D8">
            <w:pPr>
              <w:ind w:firstLine="0"/>
            </w:pPr>
          </w:p>
        </w:tc>
      </w:tr>
    </w:tbl>
    <w:p w:rsidR="00AC17D8" w:rsidRDefault="00B55D4D">
      <w:pPr>
        <w:pStyle w:val="1"/>
        <w:numPr>
          <w:ilvl w:val="0"/>
          <w:numId w:val="2"/>
        </w:numPr>
        <w:spacing w:line="360" w:lineRule="auto"/>
        <w:rPr>
          <w:del w:id="37" w:author="itw_zhaolx" w:date="2017-09-14T15:06:00Z"/>
        </w:rPr>
      </w:pPr>
      <w:bookmarkStart w:id="38" w:name="_Toc20642"/>
      <w:bookmarkEnd w:id="23"/>
      <w:bookmarkEnd w:id="24"/>
      <w:bookmarkEnd w:id="25"/>
      <w:bookmarkEnd w:id="26"/>
      <w:del w:id="39" w:author="itw_zhaolx" w:date="2017-09-14T15:06:00Z">
        <w:r>
          <w:rPr>
            <w:rFonts w:hint="eastAsia"/>
          </w:rPr>
          <w:delText>FE系统功能</w:delText>
        </w:r>
        <w:bookmarkEnd w:id="38"/>
      </w:del>
    </w:p>
    <w:p w:rsidR="00AC17D8" w:rsidRDefault="00B55D4D">
      <w:pPr>
        <w:rPr>
          <w:del w:id="40" w:author="itw_zhaolx" w:date="2017-09-14T15:06:00Z"/>
        </w:rPr>
      </w:pPr>
      <w:del w:id="41" w:author="itw_zhaolx" w:date="2017-09-14T15:06:00Z">
        <w:r>
          <w:rPr>
            <w:rFonts w:hint="eastAsia"/>
          </w:rPr>
          <w:delText>注：</w:delText>
        </w:r>
      </w:del>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del w:id="42" w:author="itw_zhaolx" w:date="2017-09-14T15:06:00Z"/>
          <w:rFonts w:hAnsi="黑体" w:cs="Times New Roman"/>
          <w:bCs w:val="0"/>
          <w:kern w:val="0"/>
          <w:sz w:val="30"/>
          <w:szCs w:val="30"/>
        </w:rPr>
      </w:pPr>
      <w:bookmarkStart w:id="43" w:name="_Toc32747"/>
      <w:del w:id="44" w:author="itw_zhaolx" w:date="2017-09-14T15:06:00Z">
        <w:r>
          <w:rPr>
            <w:rFonts w:hint="eastAsia"/>
          </w:rPr>
          <w:delText>推送确认函申请链接微信提醒</w:delText>
        </w:r>
        <w:bookmarkEnd w:id="43"/>
      </w:del>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del w:id="45" w:author="itw_zhaolx" w:date="2017-09-14T15:06:00Z"/>
          <w:rFonts w:hAnsi="黑体"/>
          <w:b/>
          <w:kern w:val="0"/>
          <w:sz w:val="28"/>
          <w:szCs w:val="28"/>
        </w:rPr>
      </w:pPr>
      <w:del w:id="46" w:author="itw_zhaolx" w:date="2017-09-14T15:06:00Z">
        <w:r>
          <w:rPr>
            <w:rFonts w:hAnsi="黑体" w:hint="eastAsia"/>
            <w:b/>
            <w:kern w:val="0"/>
            <w:sz w:val="28"/>
            <w:szCs w:val="28"/>
          </w:rPr>
          <w:delText>功能说明</w:delText>
        </w:r>
      </w:del>
    </w:p>
    <w:p w:rsidR="00AC17D8" w:rsidRDefault="00B55D4D">
      <w:pPr>
        <w:rPr>
          <w:del w:id="47" w:author="itw_zhaolx" w:date="2017-09-14T15:06:00Z"/>
        </w:rPr>
      </w:pPr>
      <w:del w:id="48" w:author="itw_zhaolx" w:date="2017-09-14T15:06:00Z">
        <w:r>
          <w:rPr>
            <w:rFonts w:hint="eastAsia"/>
            <w:b/>
          </w:rPr>
          <w:delText>系统现状：</w:delText>
        </w:r>
        <w:r>
          <w:rPr>
            <w:rFonts w:hint="eastAsia"/>
          </w:rPr>
          <w:delText>目前FE系统没有推送确认函申请链接相关功能。</w:delText>
        </w:r>
      </w:del>
    </w:p>
    <w:p w:rsidR="00AC17D8" w:rsidRDefault="00B55D4D">
      <w:pPr>
        <w:rPr>
          <w:del w:id="49" w:author="itw_zhaolx" w:date="2017-09-14T15:06:00Z"/>
        </w:rPr>
      </w:pPr>
      <w:del w:id="50" w:author="itw_zhaolx" w:date="2017-09-14T15:06:00Z">
        <w:r>
          <w:rPr>
            <w:rFonts w:hint="eastAsia"/>
            <w:b/>
          </w:rPr>
          <w:delText>本次需求调整为：</w:delText>
        </w:r>
      </w:del>
    </w:p>
    <w:p w:rsidR="00AC17D8" w:rsidRDefault="00B55D4D">
      <w:pPr>
        <w:ind w:rightChars="100" w:right="210" w:firstLineChars="200"/>
        <w:rPr>
          <w:del w:id="51" w:author="itw_zhaolx" w:date="2017-09-14T15:06:00Z"/>
        </w:rPr>
      </w:pPr>
      <w:del w:id="52" w:author="itw_zhaolx" w:date="2017-09-14T15:06:00Z">
        <w:r>
          <w:rPr>
            <w:rFonts w:hint="eastAsia"/>
          </w:rPr>
          <w:lastRenderedPageBreak/>
          <w:delText>投保尊享岁月B款产品的保单，且该保单投保人的证件类型是身份证，在保单签发成功（所有签发步骤都完成）后，，FE系统调取泰康家园微信提醒接口给该保单投保人（泰康内部员工）发送确认函申请链接提醒。</w:delText>
        </w:r>
      </w:del>
    </w:p>
    <w:p w:rsidR="00AC17D8" w:rsidRDefault="00B55D4D">
      <w:pPr>
        <w:ind w:rightChars="100" w:right="210" w:firstLineChars="200"/>
        <w:rPr>
          <w:del w:id="53" w:author="itw_zhaolx" w:date="2017-09-14T15:06:00Z"/>
        </w:rPr>
      </w:pPr>
      <w:del w:id="54" w:author="itw_zhaolx" w:date="2017-09-14T15:06:00Z">
        <w:r>
          <w:rPr>
            <w:rFonts w:hint="eastAsia"/>
          </w:rPr>
          <w:delText>产品信息：尊享岁月B款   A67</w:delText>
        </w:r>
      </w:del>
    </w:p>
    <w:p w:rsidR="00AC17D8" w:rsidRDefault="00B55D4D">
      <w:pPr>
        <w:ind w:rightChars="100" w:right="210" w:firstLineChars="200"/>
        <w:rPr>
          <w:del w:id="55" w:author="itw_zhaolx" w:date="2017-09-14T15:06:00Z"/>
        </w:rPr>
      </w:pPr>
      <w:del w:id="56" w:author="itw_zhaolx" w:date="2017-09-14T15:06:00Z">
        <w:r>
          <w:rPr>
            <w:rFonts w:hint="eastAsia"/>
          </w:rPr>
          <w:delText>投保类型：微投</w:delText>
        </w:r>
      </w:del>
    </w:p>
    <w:p w:rsidR="00AC17D8" w:rsidRDefault="00B55D4D">
      <w:pPr>
        <w:ind w:rightChars="100" w:right="210" w:firstLineChars="200"/>
        <w:rPr>
          <w:del w:id="57" w:author="itw_zhaolx" w:date="2017-09-14T15:06:00Z"/>
        </w:rPr>
      </w:pPr>
      <w:del w:id="58" w:author="itw_zhaolx" w:date="2017-09-14T15:06:00Z">
        <w:r>
          <w:rPr>
            <w:rFonts w:hint="eastAsia"/>
          </w:rPr>
          <w:delText>该链接参数中需包含保单以下信息：渠道、分公司、保单号、险种名称（主险险种名称）、投保人姓名、被保险人姓名、期交保费（主险的期交保费）、交费年期（年金主险的交费年期）、投保人性别、投保人身份证号、投保人出生日期、投保人联系电话（手机号码）、投保人婚姻状况、投保人OA工号、有效起期（FE签发日期）</w:delText>
        </w:r>
      </w:del>
    </w:p>
    <w:p w:rsidR="00AC17D8" w:rsidRDefault="00B55D4D">
      <w:pPr>
        <w:ind w:rightChars="100" w:right="210" w:firstLineChars="200"/>
        <w:rPr>
          <w:del w:id="59" w:author="itw_zhaolx" w:date="2017-09-14T15:06:00Z"/>
        </w:rPr>
      </w:pPr>
      <w:del w:id="60" w:author="itw_zhaolx" w:date="2017-09-14T15:06:00Z">
        <w:r>
          <w:rPr>
            <w:rFonts w:hint="eastAsia"/>
          </w:rPr>
          <w:delText>注1：以上链接参数中除“有效起期”外，其余信息均从微投导单报文中获取。</w:delText>
        </w:r>
      </w:del>
    </w:p>
    <w:p w:rsidR="00AC17D8" w:rsidRDefault="00B55D4D">
      <w:pPr>
        <w:rPr>
          <w:del w:id="61" w:author="itw_zhaolx" w:date="2017-09-14T15:06:00Z"/>
        </w:rPr>
      </w:pPr>
      <w:del w:id="62" w:author="itw_zhaolx" w:date="2017-09-14T15:06:00Z">
        <w:r>
          <w:rPr>
            <w:rFonts w:hint="eastAsia"/>
          </w:rPr>
          <w:delText>注2：本需求不包含在CSC中签发的保单，本需求暂时不考虑返未的保单</w:delText>
        </w:r>
      </w:del>
    </w:p>
    <w:p w:rsidR="00AC17D8" w:rsidRDefault="00B55D4D">
      <w:pPr>
        <w:ind w:rightChars="100" w:right="210" w:firstLineChars="200"/>
        <w:rPr>
          <w:del w:id="63" w:author="itw_zhaolx" w:date="2017-09-14T15:06:00Z"/>
        </w:rPr>
      </w:pPr>
      <w:del w:id="64" w:author="itw_zhaolx" w:date="2017-09-14T15:06:00Z">
        <w:r>
          <w:rPr>
            <w:rFonts w:hint="eastAsia"/>
          </w:rPr>
          <w:delText>说明：尊享岁月B款产品目前只在微投端可进行投保，且投保人和被保人是同一人，是公司内部员工。可投保该产品的员工清单已在新产品端进行控制。</w:delText>
        </w:r>
      </w:del>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del w:id="65" w:author="itw_zhaolx" w:date="2017-09-14T15:06:00Z"/>
          <w:rFonts w:hAnsi="黑体"/>
          <w:b/>
          <w:kern w:val="0"/>
          <w:sz w:val="28"/>
          <w:szCs w:val="28"/>
        </w:rPr>
      </w:pPr>
      <w:del w:id="66" w:author="itw_zhaolx" w:date="2017-09-14T15:06:00Z">
        <w:r>
          <w:rPr>
            <w:rFonts w:hAnsi="黑体" w:hint="eastAsia"/>
            <w:b/>
            <w:kern w:val="0"/>
            <w:sz w:val="28"/>
            <w:szCs w:val="28"/>
          </w:rPr>
          <w:delText>业务规则</w:delText>
        </w:r>
      </w:del>
    </w:p>
    <w:p w:rsidR="00AC17D8" w:rsidRDefault="00B55D4D">
      <w:pPr>
        <w:rPr>
          <w:del w:id="67" w:author="itw_zhaolx" w:date="2017-09-14T15:06:00Z"/>
        </w:rPr>
      </w:pPr>
      <w:del w:id="68" w:author="itw_zhaolx" w:date="2017-09-14T15:06:00Z">
        <w:r>
          <w:rPr>
            <w:rFonts w:hint="eastAsia"/>
          </w:rPr>
          <w:delText xml:space="preserve">调取泰康家园接口(TKHW_01)，使用投保人OA工号，给该投保人发送微信提醒，模板如下： </w:delText>
        </w:r>
      </w:del>
    </w:p>
    <w:tbl>
      <w:tblPr>
        <w:tblStyle w:val="af4"/>
        <w:tblW w:w="8522" w:type="dxa"/>
        <w:tblLayout w:type="fixed"/>
        <w:tblLook w:val="04A0"/>
      </w:tblPr>
      <w:tblGrid>
        <w:gridCol w:w="8522"/>
      </w:tblGrid>
      <w:tr w:rsidR="00AC17D8">
        <w:trPr>
          <w:trHeight w:val="2227"/>
          <w:del w:id="69" w:author="itw_zhaolx" w:date="2017-09-14T15:06:00Z"/>
        </w:trPr>
        <w:tc>
          <w:tcPr>
            <w:tcW w:w="8522" w:type="dxa"/>
          </w:tcPr>
          <w:p w:rsidR="00AC17D8" w:rsidRDefault="00B55D4D" w:rsidP="00186470">
            <w:pPr>
              <w:ind w:firstLineChars="200" w:firstLine="480"/>
              <w:rPr>
                <w:del w:id="70" w:author="itw_zhaolx" w:date="2017-09-14T15:06:00Z"/>
                <w:rFonts w:hAnsi="宋体"/>
                <w:b/>
                <w:sz w:val="24"/>
              </w:rPr>
            </w:pPr>
            <w:del w:id="71" w:author="itw_zhaolx" w:date="2017-09-14T15:06:00Z">
              <w:r>
                <w:rPr>
                  <w:rFonts w:hAnsi="宋体" w:hint="eastAsia"/>
                  <w:b/>
                  <w:sz w:val="24"/>
                </w:rPr>
                <w:delText>系统通知</w:delText>
              </w:r>
            </w:del>
          </w:p>
          <w:p w:rsidR="00AC17D8" w:rsidRDefault="00B55D4D">
            <w:pPr>
              <w:ind w:firstLine="480"/>
              <w:rPr>
                <w:del w:id="72" w:author="itw_zhaolx" w:date="2017-09-14T15:06:00Z"/>
                <w:rFonts w:hAnsi="宋体"/>
                <w:b/>
                <w:sz w:val="24"/>
              </w:rPr>
            </w:pPr>
            <w:del w:id="73" w:author="itw_zhaolx" w:date="2017-09-14T15:06:00Z">
              <w:r>
                <w:rPr>
                  <w:rFonts w:hAnsi="宋体" w:hint="eastAsia"/>
                  <w:b/>
                  <w:sz w:val="24"/>
                </w:rPr>
                <w:delText>发件人： 泰康之家</w:delText>
              </w:r>
            </w:del>
          </w:p>
          <w:p w:rsidR="00AC17D8" w:rsidRDefault="00B55D4D">
            <w:pPr>
              <w:ind w:firstLine="480"/>
              <w:rPr>
                <w:del w:id="74" w:author="itw_zhaolx" w:date="2017-09-14T15:06:00Z"/>
                <w:rFonts w:hAnsi="宋体"/>
                <w:sz w:val="24"/>
              </w:rPr>
            </w:pPr>
            <w:del w:id="75" w:author="itw_zhaolx" w:date="2017-09-14T15:06:00Z">
              <w:r>
                <w:rPr>
                  <w:rFonts w:hAnsi="宋体" w:hint="eastAsia"/>
                  <w:b/>
                  <w:sz w:val="24"/>
                </w:rPr>
                <w:delText>内容：</w:delText>
              </w:r>
            </w:del>
          </w:p>
          <w:p w:rsidR="00AC17D8" w:rsidRDefault="00B55D4D">
            <w:pPr>
              <w:ind w:firstLine="480"/>
              <w:rPr>
                <w:del w:id="76" w:author="itw_zhaolx" w:date="2017-09-14T15:06:00Z"/>
                <w:rFonts w:hAnsi="宋体"/>
                <w:sz w:val="24"/>
              </w:rPr>
            </w:pPr>
            <w:del w:id="77" w:author="itw_zhaolx" w:date="2017-09-14T15:06:00Z">
              <w:r>
                <w:rPr>
                  <w:rFonts w:hAnsi="宋体" w:hint="eastAsia"/>
                  <w:sz w:val="24"/>
                </w:rPr>
                <w:delText>尊敬的泰康员工，您投保的保单****</w:delText>
              </w:r>
              <w:r>
                <w:rPr>
                  <w:rFonts w:hAnsi="宋体" w:hint="eastAsia"/>
                  <w:color w:val="FF0000"/>
                  <w:sz w:val="24"/>
                </w:rPr>
                <w:delText>（保单号）</w:delText>
              </w:r>
              <w:r>
                <w:rPr>
                  <w:rFonts w:hAnsi="宋体" w:hint="eastAsia"/>
                  <w:sz w:val="24"/>
                </w:rPr>
                <w:delText>，险种***</w:delText>
              </w:r>
              <w:r>
                <w:rPr>
                  <w:rFonts w:hAnsi="宋体" w:hint="eastAsia"/>
                  <w:color w:val="FF0000"/>
                  <w:sz w:val="24"/>
                </w:rPr>
                <w:delText>（主险名称）</w:delText>
              </w:r>
              <w:r>
                <w:rPr>
                  <w:rFonts w:hAnsi="宋体" w:hint="eastAsia"/>
                  <w:sz w:val="24"/>
                </w:rPr>
                <w:delText>可以申请《泰康员工（专属）养老社区入住计划确认函》，点击进入填写申请信息，</w:delText>
              </w:r>
              <w:r>
                <w:rPr>
                  <w:rFonts w:hAnsi="宋体" w:hint="eastAsia"/>
                  <w:sz w:val="24"/>
                </w:rPr>
                <w:lastRenderedPageBreak/>
                <w:delText>与泰康共享幸福生活！</w:delText>
              </w:r>
            </w:del>
          </w:p>
        </w:tc>
      </w:tr>
    </w:tbl>
    <w:p w:rsidR="00AC17D8" w:rsidRDefault="00B55D4D">
      <w:pPr>
        <w:rPr>
          <w:del w:id="78" w:author="itw_zhaolx" w:date="2017-09-14T15:06:00Z"/>
          <w:kern w:val="0"/>
        </w:rPr>
      </w:pPr>
      <w:del w:id="79" w:author="itw_zhaolx" w:date="2017-09-14T15:06:00Z">
        <w:r>
          <w:rPr>
            <w:rFonts w:hint="eastAsia"/>
            <w:kern w:val="0"/>
            <w:highlight w:val="yellow"/>
          </w:rPr>
          <w:lastRenderedPageBreak/>
          <w:delText>注：如果因为网络或其他原因调用微信接口失败，如果调用失败，则再推送一次如果还失败则不再推送，FE中流程正常流转。</w:delText>
        </w:r>
      </w:del>
    </w:p>
    <w:p w:rsidR="00AC17D8" w:rsidRDefault="00B55D4D">
      <w:pPr>
        <w:pStyle w:val="1"/>
        <w:numPr>
          <w:ilvl w:val="0"/>
          <w:numId w:val="2"/>
        </w:numPr>
        <w:spacing w:line="360" w:lineRule="auto"/>
        <w:rPr>
          <w:del w:id="80" w:author="itw_zhaolx" w:date="2017-09-14T15:06:00Z"/>
        </w:rPr>
      </w:pPr>
      <w:del w:id="81" w:author="itw_zhaolx" w:date="2017-09-14T15:06:00Z">
        <w:r>
          <w:rPr>
            <w:rFonts w:hint="eastAsia"/>
            <w:kern w:val="0"/>
          </w:rPr>
          <w:delText>注：上述模板中的红色字体，不是微信内容，只是说明性文字。</w:delText>
        </w:r>
        <w:bookmarkStart w:id="82" w:name="_Toc3765"/>
        <w:r>
          <w:rPr>
            <w:rFonts w:hint="eastAsia"/>
          </w:rPr>
          <w:delText>微投功能</w:delText>
        </w:r>
        <w:bookmarkEnd w:id="82"/>
      </w:del>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del w:id="83" w:author="itw_zhaolx" w:date="2017-09-14T15:06:00Z"/>
          <w:rFonts w:hAnsi="黑体" w:cs="Times New Roman"/>
          <w:bCs w:val="0"/>
          <w:kern w:val="0"/>
          <w:sz w:val="30"/>
          <w:szCs w:val="30"/>
        </w:rPr>
      </w:pPr>
      <w:bookmarkStart w:id="84" w:name="_Toc25365"/>
      <w:del w:id="85" w:author="itw_zhaolx" w:date="2017-09-14T15:06:00Z">
        <w:r>
          <w:rPr>
            <w:rFonts w:hint="eastAsia"/>
          </w:rPr>
          <w:delText>导单报文中增加投保人OA工号</w:delText>
        </w:r>
        <w:bookmarkEnd w:id="84"/>
      </w:del>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del w:id="86" w:author="itw_zhaolx" w:date="2017-09-14T15:06:00Z"/>
          <w:rFonts w:hAnsi="黑体"/>
          <w:b/>
          <w:kern w:val="0"/>
          <w:sz w:val="28"/>
          <w:szCs w:val="28"/>
        </w:rPr>
      </w:pPr>
      <w:del w:id="87" w:author="itw_zhaolx" w:date="2017-09-14T15:06:00Z">
        <w:r>
          <w:rPr>
            <w:rFonts w:hAnsi="黑体" w:hint="eastAsia"/>
            <w:b/>
            <w:kern w:val="0"/>
            <w:sz w:val="28"/>
            <w:szCs w:val="28"/>
          </w:rPr>
          <w:delText>功能说明</w:delText>
        </w:r>
      </w:del>
    </w:p>
    <w:p w:rsidR="00AC17D8" w:rsidRDefault="00B55D4D">
      <w:pPr>
        <w:rPr>
          <w:del w:id="88" w:author="itw_zhaolx" w:date="2017-09-14T15:06:00Z"/>
        </w:rPr>
      </w:pPr>
      <w:del w:id="89" w:author="itw_zhaolx" w:date="2017-09-14T15:06:00Z">
        <w:r>
          <w:rPr>
            <w:rFonts w:hint="eastAsia"/>
          </w:rPr>
          <w:delText>微投系统对应在给FE系统的导单报文中，增加“险种名称（主险险种名称）”、“投保人OA工号”节点信息。</w:delText>
        </w:r>
      </w:del>
    </w:p>
    <w:p w:rsidR="00AC17D8" w:rsidRDefault="00B55D4D">
      <w:pPr>
        <w:pStyle w:val="1"/>
        <w:numPr>
          <w:ilvl w:val="0"/>
          <w:numId w:val="2"/>
        </w:numPr>
        <w:spacing w:line="360" w:lineRule="auto"/>
        <w:rPr>
          <w:ins w:id="90" w:author="itw_zhaolx" w:date="2017-09-14T15:06:00Z"/>
        </w:rPr>
      </w:pPr>
      <w:bookmarkStart w:id="91" w:name="_Toc8108"/>
      <w:r>
        <w:rPr>
          <w:rFonts w:hint="eastAsia"/>
        </w:rPr>
        <w:t>泰康家园系统功能</w:t>
      </w:r>
      <w:bookmarkEnd w:id="91"/>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ins w:id="92" w:author="itw_zhaolx" w:date="2017-09-14T15:07:00Z"/>
          <w:rFonts w:hAnsi="黑体" w:cs="Times New Roman"/>
          <w:bCs w:val="0"/>
          <w:kern w:val="0"/>
          <w:sz w:val="30"/>
          <w:szCs w:val="30"/>
        </w:rPr>
      </w:pPr>
      <w:ins w:id="93" w:author="itw_zhaolx" w:date="2017-09-14T15:07:00Z">
        <w:r>
          <w:rPr>
            <w:rFonts w:hAnsi="黑体" w:cs="Times New Roman" w:hint="eastAsia"/>
            <w:bCs w:val="0"/>
            <w:kern w:val="0"/>
            <w:sz w:val="30"/>
            <w:szCs w:val="30"/>
          </w:rPr>
          <w:t>向投保人（内部员工）统一推送微信消息</w:t>
        </w:r>
      </w:ins>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ins w:id="94" w:author="itw_zhaolx" w:date="2017-09-14T15:07:00Z"/>
          <w:rFonts w:hAnsi="黑体"/>
          <w:b/>
          <w:kern w:val="0"/>
          <w:sz w:val="28"/>
          <w:szCs w:val="28"/>
        </w:rPr>
      </w:pPr>
      <w:ins w:id="95" w:author="itw_zhaolx" w:date="2017-09-14T15:07:00Z">
        <w:r>
          <w:rPr>
            <w:rFonts w:hAnsi="黑体" w:hint="eastAsia"/>
            <w:b/>
            <w:kern w:val="0"/>
            <w:sz w:val="28"/>
            <w:szCs w:val="28"/>
          </w:rPr>
          <w:t>功能说明</w:t>
        </w:r>
      </w:ins>
    </w:p>
    <w:p w:rsidR="00AC17D8" w:rsidRDefault="00B55D4D">
      <w:pPr>
        <w:ind w:firstLineChars="200"/>
        <w:rPr>
          <w:ins w:id="96" w:author="itw_zhaolx" w:date="2017-09-14T15:07:00Z"/>
        </w:rPr>
      </w:pPr>
      <w:ins w:id="97" w:author="itw_zhaolx" w:date="2017-09-14T15:07:00Z">
        <w:r>
          <w:rPr>
            <w:rFonts w:hint="eastAsia"/>
          </w:rPr>
          <w:t>泰康家园在特定的时间给承保“尊享岁月B款”的所有投保人（内部员工）统一推送确认函申请链接微信提醒。点击该消息可链接到确认函申请信息填写页面。</w:t>
        </w:r>
      </w:ins>
    </w:p>
    <w:tbl>
      <w:tblPr>
        <w:tblStyle w:val="af4"/>
        <w:tblW w:w="8522" w:type="dxa"/>
        <w:tblLayout w:type="fixed"/>
        <w:tblLook w:val="04A0"/>
      </w:tblPr>
      <w:tblGrid>
        <w:gridCol w:w="8522"/>
      </w:tblGrid>
      <w:tr w:rsidR="00AC17D8">
        <w:trPr>
          <w:trHeight w:val="2227"/>
          <w:ins w:id="98" w:author="itw_zhaolx" w:date="2017-09-14T15:07:00Z"/>
        </w:trPr>
        <w:tc>
          <w:tcPr>
            <w:tcW w:w="8522" w:type="dxa"/>
          </w:tcPr>
          <w:p w:rsidR="006F2E74" w:rsidRDefault="00B55D4D" w:rsidP="00EA6A86">
            <w:pPr>
              <w:ind w:firstLineChars="200" w:firstLine="480"/>
              <w:rPr>
                <w:ins w:id="99" w:author="itw_zhaolx" w:date="2017-09-14T15:07:00Z"/>
                <w:rFonts w:hAnsi="宋体"/>
                <w:b/>
                <w:sz w:val="24"/>
              </w:rPr>
              <w:pPrChange w:id="100" w:author="周重光" w:date="2017-10-10T18:04:00Z">
                <w:pPr>
                  <w:ind w:firstLineChars="200" w:firstLine="482"/>
                </w:pPr>
              </w:pPrChange>
            </w:pPr>
            <w:ins w:id="101" w:author="itw_zhaolx" w:date="2017-09-14T15:07:00Z">
              <w:r>
                <w:rPr>
                  <w:rFonts w:hAnsi="宋体" w:hint="eastAsia"/>
                  <w:b/>
                  <w:sz w:val="24"/>
                </w:rPr>
                <w:lastRenderedPageBreak/>
                <w:t>系统通知</w:t>
              </w:r>
            </w:ins>
          </w:p>
          <w:p w:rsidR="00AC17D8" w:rsidRDefault="00B55D4D">
            <w:pPr>
              <w:ind w:firstLine="480"/>
              <w:rPr>
                <w:ins w:id="102" w:author="itw_zhaolx" w:date="2017-09-14T15:07:00Z"/>
                <w:rFonts w:hAnsi="宋体"/>
                <w:b/>
                <w:sz w:val="24"/>
              </w:rPr>
            </w:pPr>
            <w:ins w:id="103" w:author="itw_zhaolx" w:date="2017-09-14T15:07:00Z">
              <w:r>
                <w:rPr>
                  <w:rFonts w:hAnsi="宋体" w:hint="eastAsia"/>
                  <w:b/>
                  <w:sz w:val="24"/>
                </w:rPr>
                <w:t>发件人： 泰康之家</w:t>
              </w:r>
            </w:ins>
          </w:p>
          <w:p w:rsidR="00AC17D8" w:rsidRDefault="00B55D4D">
            <w:pPr>
              <w:ind w:firstLine="480"/>
              <w:rPr>
                <w:ins w:id="104" w:author="itw_zhaolx" w:date="2017-09-14T15:07:00Z"/>
                <w:rFonts w:hAnsi="宋体"/>
                <w:sz w:val="24"/>
              </w:rPr>
            </w:pPr>
            <w:ins w:id="105" w:author="itw_zhaolx" w:date="2017-09-14T15:07:00Z">
              <w:r>
                <w:rPr>
                  <w:rFonts w:hAnsi="宋体" w:hint="eastAsia"/>
                  <w:b/>
                  <w:sz w:val="24"/>
                </w:rPr>
                <w:t>内容：</w:t>
              </w:r>
            </w:ins>
          </w:p>
          <w:p w:rsidR="00AC17D8" w:rsidRDefault="00B55D4D">
            <w:pPr>
              <w:ind w:firstLine="480"/>
              <w:rPr>
                <w:ins w:id="106" w:author="itw_zhaolx" w:date="2017-09-14T15:07:00Z"/>
                <w:rFonts w:hAnsi="宋体"/>
                <w:sz w:val="24"/>
              </w:rPr>
            </w:pPr>
            <w:ins w:id="107" w:author="itw_zhaolx" w:date="2017-09-14T15:07:00Z">
              <w:r>
                <w:rPr>
                  <w:rFonts w:hAnsi="宋体" w:hint="eastAsia"/>
                  <w:sz w:val="24"/>
                </w:rPr>
                <w:t>尊敬的泰康员工，您投保的《泰康尊享岁月B款养老年金保险（分红型）》(主险名称）保单已承保，可以申请《泰康员工（专属）养老社区入住计划确认函》，点击进入填写申请信息，与泰康共享幸福生活！</w:t>
              </w:r>
            </w:ins>
          </w:p>
        </w:tc>
      </w:tr>
    </w:tbl>
    <w:p w:rsidR="00AC17D8" w:rsidRDefault="00AC17D8"/>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del w:id="108" w:author="itw_zhaolx" w:date="2017-09-14T15:06:00Z"/>
          <w:rFonts w:hAnsi="黑体" w:cs="Times New Roman"/>
          <w:bCs w:val="0"/>
          <w:kern w:val="0"/>
          <w:sz w:val="30"/>
          <w:szCs w:val="30"/>
        </w:rPr>
      </w:pPr>
      <w:bookmarkStart w:id="109" w:name="_Toc18679"/>
      <w:bookmarkStart w:id="110" w:name="_Toc476758874"/>
      <w:del w:id="111" w:author="itw_zhaolx" w:date="2017-09-14T15:06:00Z">
        <w:r>
          <w:rPr>
            <w:rFonts w:hAnsi="黑体" w:cs="Times New Roman" w:hint="eastAsia"/>
            <w:bCs w:val="0"/>
            <w:kern w:val="0"/>
            <w:sz w:val="30"/>
            <w:szCs w:val="30"/>
          </w:rPr>
          <w:delText>向投保人（内部员工）推送微信消息接口（TKHW_01</w:delText>
        </w:r>
        <w:r>
          <w:rPr>
            <w:rFonts w:hAnsi="黑体" w:cs="Times New Roman"/>
            <w:bCs w:val="0"/>
            <w:kern w:val="0"/>
            <w:sz w:val="30"/>
            <w:szCs w:val="30"/>
          </w:rPr>
          <w:delText>）</w:delText>
        </w:r>
        <w:bookmarkEnd w:id="109"/>
        <w:bookmarkEnd w:id="110"/>
      </w:del>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del w:id="112" w:author="itw_zhaolx" w:date="2017-09-14T15:06:00Z"/>
          <w:rFonts w:hAnsi="黑体"/>
          <w:b/>
          <w:kern w:val="0"/>
          <w:sz w:val="28"/>
          <w:szCs w:val="28"/>
        </w:rPr>
      </w:pPr>
      <w:del w:id="113" w:author="itw_zhaolx" w:date="2017-09-14T15:06:00Z">
        <w:r>
          <w:rPr>
            <w:rFonts w:hAnsi="黑体" w:hint="eastAsia"/>
            <w:b/>
            <w:kern w:val="0"/>
            <w:sz w:val="28"/>
            <w:szCs w:val="28"/>
          </w:rPr>
          <w:delText>功能说明</w:delText>
        </w:r>
      </w:del>
    </w:p>
    <w:p w:rsidR="00AC17D8" w:rsidRDefault="00B55D4D">
      <w:pPr>
        <w:ind w:firstLineChars="200"/>
        <w:rPr>
          <w:del w:id="114" w:author="itw_zhaolx" w:date="2017-09-14T15:06:00Z"/>
        </w:rPr>
      </w:pPr>
      <w:del w:id="115" w:author="itw_zhaolx" w:date="2017-09-14T15:06:00Z">
        <w:r>
          <w:rPr>
            <w:rFonts w:hint="eastAsia"/>
          </w:rPr>
          <w:delText>泰康家园提供接口供FE使用，FE通过OA工号直接调用0902接口向投保人（内部员工）推送微信消息。</w:delText>
        </w:r>
      </w:del>
    </w:p>
    <w:p w:rsidR="00AC17D8" w:rsidRDefault="00B55D4D">
      <w:pPr>
        <w:ind w:firstLineChars="200"/>
        <w:rPr>
          <w:del w:id="116" w:author="itw_zhaolx" w:date="2017-09-14T15:06:00Z"/>
        </w:rPr>
      </w:pPr>
      <w:del w:id="117" w:author="itw_zhaolx" w:date="2017-09-14T15:06:00Z">
        <w:r>
          <w:rPr>
            <w:rFonts w:hint="eastAsia"/>
          </w:rPr>
          <w:delText>注：如果存在一个OA工号绑定多个人的情况，泰康家园只会向最近绑定的那位伙伴发送微信提醒。</w:delText>
        </w:r>
      </w:del>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del w:id="118" w:author="itw_zhaolx" w:date="2017-09-14T15:06:00Z"/>
          <w:rFonts w:hAnsi="黑体"/>
          <w:b/>
          <w:kern w:val="0"/>
          <w:sz w:val="28"/>
          <w:szCs w:val="28"/>
        </w:rPr>
      </w:pPr>
      <w:del w:id="119" w:author="itw_zhaolx" w:date="2017-09-14T15:06:00Z">
        <w:r>
          <w:rPr>
            <w:rFonts w:hAnsi="黑体" w:hint="eastAsia"/>
            <w:b/>
            <w:kern w:val="0"/>
            <w:sz w:val="28"/>
            <w:szCs w:val="28"/>
          </w:rPr>
          <w:delText>业务规则</w:delText>
        </w:r>
      </w:del>
    </w:p>
    <w:p w:rsidR="00AC17D8" w:rsidRDefault="006F2E74">
      <w:pPr>
        <w:rPr>
          <w:del w:id="120" w:author="itw_zhaolx" w:date="2017-09-14T15:06:00Z"/>
        </w:rPr>
      </w:pPr>
      <w:del w:id="121" w:author="itw_zhaolx" w:date="2017-09-14T15:06:00Z">
        <w:r>
          <w:fldChar w:fldCharType="begin"/>
        </w:r>
        <w:r w:rsidR="00B55D4D">
          <w:delInstrText xml:space="preserve"> HYPERLINK "http://wiki.taikang.com/pages/viewpage.action?pageId=18238189"</w:delInstrText>
        </w:r>
        <w:r>
          <w:fldChar w:fldCharType="separate"/>
        </w:r>
        <w:r w:rsidR="00B55D4D">
          <w:rPr>
            <w:rStyle w:val="af0"/>
          </w:rPr>
          <w:delText>http://wiki.taikang.com/pages/viewpage.action?pageId=18238189</w:delText>
        </w:r>
        <w:r>
          <w:fldChar w:fldCharType="end"/>
        </w:r>
      </w:del>
    </w:p>
    <w:p w:rsidR="00AC17D8" w:rsidRDefault="00B55D4D">
      <w:pPr>
        <w:pStyle w:val="1"/>
        <w:numPr>
          <w:ilvl w:val="0"/>
          <w:numId w:val="2"/>
        </w:numPr>
        <w:spacing w:line="360" w:lineRule="auto"/>
      </w:pPr>
      <w:bookmarkStart w:id="122" w:name="_Toc19285"/>
      <w:r>
        <w:rPr>
          <w:rFonts w:hint="eastAsia"/>
        </w:rPr>
        <w:t>移动互联</w:t>
      </w:r>
      <w:bookmarkEnd w:id="122"/>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123" w:name="_Toc14125"/>
      <w:r>
        <w:rPr>
          <w:rFonts w:hint="eastAsia"/>
        </w:rPr>
        <w:t>确认函申请链接功能</w:t>
      </w:r>
      <w:bookmarkEnd w:id="123"/>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rFonts w:hAnsi="黑体"/>
          <w:b/>
          <w:kern w:val="0"/>
          <w:sz w:val="28"/>
          <w:szCs w:val="28"/>
        </w:rPr>
      </w:pPr>
      <w:r>
        <w:rPr>
          <w:rFonts w:hAnsi="黑体" w:hint="eastAsia"/>
          <w:b/>
          <w:kern w:val="0"/>
          <w:sz w:val="28"/>
          <w:szCs w:val="28"/>
        </w:rPr>
        <w:t>功能说明</w:t>
      </w:r>
    </w:p>
    <w:p w:rsidR="00AC17D8" w:rsidRDefault="00B55D4D">
      <w:r>
        <w:rPr>
          <w:rFonts w:hint="eastAsia"/>
          <w:b/>
        </w:rPr>
        <w:t>系统现状：</w:t>
      </w:r>
      <w:r>
        <w:rPr>
          <w:rFonts w:hint="eastAsia"/>
        </w:rPr>
        <w:t>目前没有确认函申请链接功能。</w:t>
      </w:r>
    </w:p>
    <w:p w:rsidR="00AC17D8" w:rsidRDefault="00B55D4D">
      <w:r>
        <w:rPr>
          <w:rFonts w:hint="eastAsia"/>
          <w:b/>
        </w:rPr>
        <w:t>本次需求调整为：</w:t>
      </w:r>
    </w:p>
    <w:p w:rsidR="00AC17D8" w:rsidRDefault="00B55D4D">
      <w:pPr>
        <w:ind w:rightChars="100" w:right="210" w:firstLineChars="200"/>
      </w:pPr>
      <w:r>
        <w:rPr>
          <w:rFonts w:hint="eastAsia"/>
        </w:rPr>
        <w:lastRenderedPageBreak/>
        <w:t>保单投保人（内部员工）在泰康家园收到确认函申请链接后，点击消息可进入确认函申请信息页面填写相关信息并提交。详细规则见业务规则</w:t>
      </w:r>
    </w:p>
    <w:p w:rsidR="00AC17D8" w:rsidRDefault="00B55D4D">
      <w:pPr>
        <w:ind w:rightChars="100" w:right="210" w:firstLineChars="200"/>
      </w:pPr>
      <w:r>
        <w:rPr>
          <w:rFonts w:hint="eastAsia"/>
        </w:rPr>
        <w:t>确认函申请信息页面详细内容，详见界面原型</w:t>
      </w:r>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rFonts w:hAnsi="黑体"/>
          <w:b/>
          <w:kern w:val="0"/>
          <w:sz w:val="28"/>
          <w:szCs w:val="28"/>
        </w:rPr>
      </w:pPr>
      <w:r>
        <w:rPr>
          <w:rFonts w:hAnsi="黑体" w:hint="eastAsia"/>
          <w:b/>
          <w:kern w:val="0"/>
          <w:sz w:val="28"/>
          <w:szCs w:val="28"/>
        </w:rPr>
        <w:t>界面原型</w:t>
      </w:r>
    </w:p>
    <w:p w:rsidR="00AC17D8" w:rsidRDefault="00B55D4D">
      <w:pPr>
        <w:ind w:firstLine="0"/>
        <w:jc w:val="center"/>
      </w:pPr>
      <w:r>
        <w:rPr>
          <w:noProof/>
        </w:rPr>
        <w:drawing>
          <wp:inline distT="0" distB="0" distL="114300" distR="114300">
            <wp:extent cx="1569720" cy="3140075"/>
            <wp:effectExtent l="0" t="0" r="11430" b="31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7"/>
                    <a:stretch>
                      <a:fillRect/>
                    </a:stretch>
                  </pic:blipFill>
                  <pic:spPr>
                    <a:xfrm>
                      <a:off x="0" y="0"/>
                      <a:ext cx="1569720" cy="3140075"/>
                    </a:xfrm>
                    <a:prstGeom prst="rect">
                      <a:avLst/>
                    </a:prstGeom>
                    <a:noFill/>
                    <a:ln w="9525">
                      <a:noFill/>
                    </a:ln>
                  </pic:spPr>
                </pic:pic>
              </a:graphicData>
            </a:graphic>
          </wp:inline>
        </w:drawing>
      </w:r>
    </w:p>
    <w:p w:rsidR="00AC17D8" w:rsidRDefault="00B55D4D">
      <w:pPr>
        <w:pStyle w:val="4"/>
      </w:pPr>
      <w:r>
        <w:rPr>
          <w:rFonts w:hint="eastAsia"/>
        </w:rPr>
        <w:t>确认函申请须知</w:t>
      </w:r>
    </w:p>
    <w:p w:rsidR="00AC17D8" w:rsidRDefault="00B55D4D">
      <w:pPr>
        <w:jc w:val="left"/>
      </w:pPr>
      <w:r>
        <w:rPr>
          <w:rFonts w:hint="eastAsia"/>
        </w:rPr>
        <w:t>点击消息链接进入后，首先显示确认函申请须知，如图</w:t>
      </w:r>
    </w:p>
    <w:p w:rsidR="00AC17D8" w:rsidRDefault="00B55D4D">
      <w:pPr>
        <w:jc w:val="center"/>
      </w:pPr>
      <w:r>
        <w:rPr>
          <w:rFonts w:asciiTheme="minorEastAsia" w:eastAsiaTheme="minorEastAsia" w:hAnsiTheme="minorEastAsia"/>
          <w:noProof/>
          <w:sz w:val="24"/>
          <w:szCs w:val="24"/>
        </w:rPr>
        <w:lastRenderedPageBreak/>
        <w:drawing>
          <wp:inline distT="0" distB="0" distL="0" distR="0">
            <wp:extent cx="1979930" cy="3959860"/>
            <wp:effectExtent l="0" t="0" r="1270" b="2540"/>
            <wp:docPr id="5" name="图片 4" descr="0x2EA52EC5_0xE87E_0x41F8_0x95_0x22C3_0x223A_0x2229_0x228D_0x22F6_0x22C2_0x22E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0x2EA52EC5_0xE87E_0x41F8_0x95_0x22C3_0x223A_0x2229_0x228D_0x22F6_0x22C2_0x22EB.bmp"/>
                    <pic:cNvPicPr>
                      <a:picLocks noChangeAspect="1"/>
                    </pic:cNvPicPr>
                  </pic:nvPicPr>
                  <pic:blipFill>
                    <a:blip r:embed="rId18"/>
                    <a:stretch>
                      <a:fillRect/>
                    </a:stretch>
                  </pic:blipFill>
                  <pic:spPr>
                    <a:xfrm>
                      <a:off x="0" y="0"/>
                      <a:ext cx="1980000" cy="3960000"/>
                    </a:xfrm>
                    <a:prstGeom prst="rect">
                      <a:avLst/>
                    </a:prstGeom>
                  </pic:spPr>
                </pic:pic>
              </a:graphicData>
            </a:graphic>
          </wp:inline>
        </w:drawing>
      </w:r>
    </w:p>
    <w:p w:rsidR="00AC17D8" w:rsidRDefault="00B55D4D">
      <w:pPr>
        <w:jc w:val="center"/>
        <w:rPr>
          <w:sz w:val="16"/>
        </w:rPr>
      </w:pPr>
      <w:r>
        <w:rPr>
          <w:rFonts w:hint="eastAsia"/>
          <w:sz w:val="16"/>
        </w:rPr>
        <w:t>图3.3-1确认函申请须知</w:t>
      </w:r>
    </w:p>
    <w:tbl>
      <w:tblPr>
        <w:tblStyle w:val="af4"/>
        <w:tblW w:w="9605" w:type="dxa"/>
        <w:tblInd w:w="-616" w:type="dxa"/>
        <w:tblLayout w:type="fixed"/>
        <w:tblLook w:val="04A0"/>
      </w:tblPr>
      <w:tblGrid>
        <w:gridCol w:w="675"/>
        <w:gridCol w:w="1418"/>
        <w:gridCol w:w="992"/>
        <w:gridCol w:w="992"/>
        <w:gridCol w:w="5528"/>
      </w:tblGrid>
      <w:tr w:rsidR="00AC17D8">
        <w:tc>
          <w:tcPr>
            <w:tcW w:w="675"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区域</w:t>
            </w:r>
          </w:p>
        </w:tc>
        <w:tc>
          <w:tcPr>
            <w:tcW w:w="141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字段/功能名称</w:t>
            </w:r>
          </w:p>
        </w:tc>
        <w:tc>
          <w:tcPr>
            <w:tcW w:w="992" w:type="dxa"/>
            <w:shd w:val="clear" w:color="auto" w:fill="D9D9D9" w:themeFill="background1" w:themeFillShade="D9"/>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是否可改</w:t>
            </w:r>
          </w:p>
        </w:tc>
        <w:tc>
          <w:tcPr>
            <w:tcW w:w="992"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是否必填</w:t>
            </w:r>
          </w:p>
        </w:tc>
        <w:tc>
          <w:tcPr>
            <w:tcW w:w="552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规则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确认函申请须知</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确认函申请须知</w:t>
            </w:r>
          </w:p>
        </w:tc>
        <w:tc>
          <w:tcPr>
            <w:tcW w:w="992" w:type="dxa"/>
          </w:tcPr>
          <w:p w:rsidR="00AC17D8" w:rsidRDefault="00B55D4D">
            <w:r>
              <w:rPr>
                <w:rFonts w:ascii="微软雅黑" w:eastAsia="微软雅黑" w:hAnsi="微软雅黑" w:hint="eastAsia"/>
                <w:sz w:val="18"/>
                <w:szCs w:val="18"/>
              </w:rPr>
              <w:t>否</w:t>
            </w:r>
          </w:p>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显示确认函申请须知内容，具体如下附件：确认函申请须知</w:t>
            </w:r>
          </w:p>
          <w:p w:rsidR="00AC17D8" w:rsidRDefault="00AC17D8">
            <w:pPr>
              <w:ind w:firstLine="0"/>
              <w:rPr>
                <w:rFonts w:ascii="微软雅黑" w:eastAsia="微软雅黑" w:hAnsi="微软雅黑"/>
                <w:sz w:val="18"/>
                <w:szCs w:val="18"/>
              </w:rPr>
            </w:pPr>
            <w:r w:rsidRPr="00AC17D8">
              <w:rPr>
                <w:rFonts w:ascii="微软雅黑" w:eastAsia="微软雅黑" w:hAnsi="微软雅黑" w:hint="eastAsia"/>
                <w:sz w:val="18"/>
                <w:szCs w:val="18"/>
              </w:rPr>
              <w:object w:dxaOrig="1440" w:dyaOrig="1305">
                <v:shape id="_x0000_i1028" type="#_x0000_t75" style="width:72.55pt;height:65.85pt" o:ole="">
                  <v:imagedata r:id="rId19" o:title=""/>
                </v:shape>
                <o:OLEObject Type="Embed" ProgID="Word.Document.12" ShapeID="_x0000_i1028" DrawAspect="Icon" ObjectID="_1569164033" r:id="rId20"/>
              </w:object>
            </w:r>
            <w:r w:rsidR="00B55D4D">
              <w:rPr>
                <w:rFonts w:ascii="微软雅黑" w:eastAsia="微软雅黑" w:hAnsi="微软雅黑" w:hint="eastAsia"/>
                <w:sz w:val="18"/>
                <w:szCs w:val="18"/>
              </w:rPr>
              <w:t>注：以文档中内容为准</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页面内容太多，可上下滑动来查看完整内容。</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本人已知晓</w:t>
            </w:r>
          </w:p>
        </w:tc>
        <w:tc>
          <w:tcPr>
            <w:tcW w:w="992" w:type="dxa"/>
          </w:tcPr>
          <w:p w:rsidR="00AC17D8" w:rsidRDefault="00B55D4D">
            <w:r>
              <w:rPr>
                <w:rFonts w:ascii="微软雅黑" w:eastAsia="微软雅黑" w:hAnsi="微软雅黑" w:hint="eastAsia"/>
                <w:sz w:val="18"/>
                <w:szCs w:val="18"/>
              </w:rPr>
              <w:t>是</w:t>
            </w:r>
          </w:p>
        </w:tc>
        <w:tc>
          <w:tcPr>
            <w:tcW w:w="992" w:type="dxa"/>
          </w:tcPr>
          <w:p w:rsidR="00AC17D8" w:rsidRDefault="00B55D4D">
            <w:r>
              <w:rPr>
                <w:rFonts w:hint="eastAsia"/>
              </w:rPr>
              <w:t>是</w:t>
            </w:r>
          </w:p>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复选框，默认不勾选。</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立即申请确认函</w:t>
            </w:r>
          </w:p>
        </w:tc>
        <w:tc>
          <w:tcPr>
            <w:tcW w:w="992" w:type="dxa"/>
          </w:tcPr>
          <w:p w:rsidR="00AC17D8" w:rsidRDefault="00B55D4D">
            <w:pPr>
              <w:jc w:val="left"/>
            </w:pPr>
            <w:r>
              <w:rPr>
                <w:rFonts w:ascii="微软雅黑" w:eastAsia="微软雅黑" w:hAnsi="微软雅黑" w:hint="eastAsia"/>
                <w:sz w:val="18"/>
                <w:szCs w:val="18"/>
              </w:rPr>
              <w:t>否</w:t>
            </w:r>
          </w:p>
        </w:tc>
        <w:tc>
          <w:tcPr>
            <w:tcW w:w="992" w:type="dxa"/>
          </w:tcPr>
          <w:p w:rsidR="00AC17D8" w:rsidRDefault="00AC17D8">
            <w:pPr>
              <w:jc w:val="left"/>
            </w:pPr>
          </w:p>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按钮功能键，受勾选控制，本人已知晓未勾选，则该功能不可用（置灰不可点击），若已勾选，点击可进入详细填写申请信息页面。</w:t>
            </w:r>
          </w:p>
        </w:tc>
      </w:tr>
    </w:tbl>
    <w:p w:rsidR="00AC17D8" w:rsidRDefault="00B55D4D">
      <w:pPr>
        <w:pStyle w:val="4"/>
      </w:pPr>
      <w:r>
        <w:rPr>
          <w:rFonts w:hint="eastAsia"/>
        </w:rPr>
        <w:lastRenderedPageBreak/>
        <w:t>填写申请信息</w:t>
      </w:r>
      <w:ins w:id="124" w:author="周重光" w:date="2017-10-10T18:07:00Z">
        <w:r w:rsidR="00837CDC">
          <w:rPr>
            <w:rFonts w:hint="eastAsia"/>
          </w:rPr>
          <w:t>增加</w:t>
        </w:r>
        <w:r w:rsidR="00837CDC">
          <w:rPr>
            <w:rFonts w:hint="eastAsia"/>
          </w:rPr>
          <w:t>36</w:t>
        </w:r>
        <w:r w:rsidR="00837CDC">
          <w:rPr>
            <w:rFonts w:hint="eastAsia"/>
          </w:rPr>
          <w:t>家分公司选择</w:t>
        </w:r>
      </w:ins>
    </w:p>
    <w:p w:rsidR="00AC17D8" w:rsidRDefault="00EA6A86">
      <w:pPr>
        <w:jc w:val="center"/>
      </w:pPr>
      <w:r>
        <w:rPr>
          <w:rFonts w:hint="eastAsia"/>
          <w:noProof/>
        </w:rPr>
        <w:pict>
          <v:shapetype id="_x0000_t202" coordsize="21600,21600" o:spt="202" path="m,l,21600r21600,l21600,xe">
            <v:stroke joinstyle="miter"/>
            <v:path gradientshapeok="t" o:connecttype="rect"/>
          </v:shapetype>
          <v:shape id="_x0000_s1037" type="#_x0000_t202" style="position:absolute;left:0;text-align:left;margin-left:73.65pt;margin-top:59.8pt;width:141.2pt;height:20.05pt;z-index:251671552">
            <v:textbox>
              <w:txbxContent>
                <w:p w:rsidR="00EA6A86" w:rsidRPr="00EA6A86" w:rsidRDefault="00EA6A86" w:rsidP="00EA6A86">
                  <w:pPr>
                    <w:spacing w:line="240" w:lineRule="auto"/>
                    <w:ind w:firstLine="0"/>
                    <w:jc w:val="left"/>
                    <w:rPr>
                      <w:rFonts w:hint="eastAsia"/>
                      <w:color w:val="FF0000"/>
                      <w:sz w:val="16"/>
                    </w:rPr>
                  </w:pPr>
                  <w:r w:rsidRPr="00EA6A86">
                    <w:rPr>
                      <w:rFonts w:hint="eastAsia"/>
                      <w:color w:val="FF0000"/>
                      <w:sz w:val="16"/>
                    </w:rPr>
                    <w:t>分公司：   下拉选择36家分公司</w:t>
                  </w:r>
                </w:p>
              </w:txbxContent>
            </v:textbox>
          </v:shape>
        </w:pict>
      </w:r>
      <w:r w:rsidR="00B55D4D">
        <w:rPr>
          <w:rFonts w:hint="eastAsia"/>
          <w:noProof/>
        </w:rPr>
        <w:drawing>
          <wp:inline distT="0" distB="0" distL="114300" distR="114300">
            <wp:extent cx="1882140" cy="3911600"/>
            <wp:effectExtent l="0" t="0" r="3810" b="12700"/>
            <wp:docPr id="3" name="图片 3" descr="13127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1275221"/>
                    <pic:cNvPicPr>
                      <a:picLocks noChangeAspect="1"/>
                    </pic:cNvPicPr>
                  </pic:nvPicPr>
                  <pic:blipFill>
                    <a:blip r:embed="rId21"/>
                    <a:stretch>
                      <a:fillRect/>
                    </a:stretch>
                  </pic:blipFill>
                  <pic:spPr>
                    <a:xfrm>
                      <a:off x="0" y="0"/>
                      <a:ext cx="1882140" cy="3911600"/>
                    </a:xfrm>
                    <a:prstGeom prst="rect">
                      <a:avLst/>
                    </a:prstGeom>
                  </pic:spPr>
                </pic:pic>
              </a:graphicData>
            </a:graphic>
          </wp:inline>
        </w:drawing>
      </w:r>
      <w:r w:rsidR="00B55D4D">
        <w:rPr>
          <w:rFonts w:hint="eastAsia"/>
          <w:noProof/>
        </w:rPr>
        <w:drawing>
          <wp:inline distT="0" distB="0" distL="114300" distR="114300">
            <wp:extent cx="1855470" cy="3923030"/>
            <wp:effectExtent l="0" t="0" r="11430" b="1270"/>
            <wp:docPr id="12" name="图片 12" descr="171939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9393164"/>
                    <pic:cNvPicPr>
                      <a:picLocks noChangeAspect="1"/>
                    </pic:cNvPicPr>
                  </pic:nvPicPr>
                  <pic:blipFill>
                    <a:blip r:embed="rId22"/>
                    <a:stretch>
                      <a:fillRect/>
                    </a:stretch>
                  </pic:blipFill>
                  <pic:spPr>
                    <a:xfrm>
                      <a:off x="0" y="0"/>
                      <a:ext cx="1855470" cy="3923030"/>
                    </a:xfrm>
                    <a:prstGeom prst="rect">
                      <a:avLst/>
                    </a:prstGeom>
                  </pic:spPr>
                </pic:pic>
              </a:graphicData>
            </a:graphic>
          </wp:inline>
        </w:drawing>
      </w:r>
    </w:p>
    <w:p w:rsidR="00AC17D8" w:rsidRDefault="00AC17D8">
      <w:pPr>
        <w:jc w:val="center"/>
      </w:pPr>
    </w:p>
    <w:p w:rsidR="00AC17D8" w:rsidRDefault="00B55D4D">
      <w:pPr>
        <w:jc w:val="center"/>
      </w:pPr>
      <w:r>
        <w:rPr>
          <w:noProof/>
        </w:rPr>
        <w:lastRenderedPageBreak/>
        <w:drawing>
          <wp:inline distT="0" distB="0" distL="114300" distR="114300">
            <wp:extent cx="1993265" cy="3967480"/>
            <wp:effectExtent l="0" t="0" r="6985" b="1397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3"/>
                    <a:stretch>
                      <a:fillRect/>
                    </a:stretch>
                  </pic:blipFill>
                  <pic:spPr>
                    <a:xfrm>
                      <a:off x="0" y="0"/>
                      <a:ext cx="1993265" cy="3967480"/>
                    </a:xfrm>
                    <a:prstGeom prst="rect">
                      <a:avLst/>
                    </a:prstGeom>
                    <a:noFill/>
                    <a:ln w="9525">
                      <a:noFill/>
                    </a:ln>
                  </pic:spPr>
                </pic:pic>
              </a:graphicData>
            </a:graphic>
          </wp:inline>
        </w:drawing>
      </w:r>
      <w:r>
        <w:rPr>
          <w:noProof/>
        </w:rPr>
        <w:drawing>
          <wp:inline distT="0" distB="0" distL="114300" distR="114300">
            <wp:extent cx="2000250" cy="3963670"/>
            <wp:effectExtent l="0" t="0" r="0" b="1778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4"/>
                    <a:stretch>
                      <a:fillRect/>
                    </a:stretch>
                  </pic:blipFill>
                  <pic:spPr>
                    <a:xfrm>
                      <a:off x="0" y="0"/>
                      <a:ext cx="2000250" cy="3963670"/>
                    </a:xfrm>
                    <a:prstGeom prst="rect">
                      <a:avLst/>
                    </a:prstGeom>
                    <a:noFill/>
                    <a:ln w="9525">
                      <a:noFill/>
                    </a:ln>
                  </pic:spPr>
                </pic:pic>
              </a:graphicData>
            </a:graphic>
          </wp:inline>
        </w:drawing>
      </w:r>
    </w:p>
    <w:p w:rsidR="00AC17D8" w:rsidRDefault="00AC17D8"/>
    <w:p w:rsidR="00AC17D8" w:rsidRDefault="00B55D4D">
      <w:pPr>
        <w:jc w:val="center"/>
      </w:pPr>
      <w:r>
        <w:rPr>
          <w:noProof/>
        </w:rPr>
        <w:drawing>
          <wp:inline distT="0" distB="0" distL="114300" distR="114300">
            <wp:extent cx="2043430" cy="4154805"/>
            <wp:effectExtent l="0" t="0" r="1397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2043430" cy="4154805"/>
                    </a:xfrm>
                    <a:prstGeom prst="rect">
                      <a:avLst/>
                    </a:prstGeom>
                    <a:noFill/>
                    <a:ln w="9525">
                      <a:noFill/>
                    </a:ln>
                  </pic:spPr>
                </pic:pic>
              </a:graphicData>
            </a:graphic>
          </wp:inline>
        </w:drawing>
      </w:r>
    </w:p>
    <w:p w:rsidR="00AC17D8" w:rsidRDefault="00B55D4D">
      <w:pPr>
        <w:jc w:val="center"/>
        <w:rPr>
          <w:sz w:val="16"/>
        </w:rPr>
      </w:pPr>
      <w:r>
        <w:rPr>
          <w:rFonts w:hint="eastAsia"/>
          <w:sz w:val="16"/>
        </w:rPr>
        <w:lastRenderedPageBreak/>
        <w:t>图3.3-2填写申请信息页面</w:t>
      </w:r>
    </w:p>
    <w:tbl>
      <w:tblPr>
        <w:tblStyle w:val="af4"/>
        <w:tblW w:w="9605" w:type="dxa"/>
        <w:tblInd w:w="-560" w:type="dxa"/>
        <w:tblLayout w:type="fixed"/>
        <w:tblLook w:val="04A0"/>
      </w:tblPr>
      <w:tblGrid>
        <w:gridCol w:w="675"/>
        <w:gridCol w:w="1418"/>
        <w:gridCol w:w="992"/>
        <w:gridCol w:w="992"/>
        <w:gridCol w:w="5528"/>
      </w:tblGrid>
      <w:tr w:rsidR="00AC17D8">
        <w:tc>
          <w:tcPr>
            <w:tcW w:w="675"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区域</w:t>
            </w:r>
          </w:p>
        </w:tc>
        <w:tc>
          <w:tcPr>
            <w:tcW w:w="141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字段/功能名称</w:t>
            </w:r>
          </w:p>
        </w:tc>
        <w:tc>
          <w:tcPr>
            <w:tcW w:w="992" w:type="dxa"/>
            <w:shd w:val="clear" w:color="auto" w:fill="D9D9D9" w:themeFill="background1" w:themeFillShade="D9"/>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是否可改</w:t>
            </w:r>
          </w:p>
        </w:tc>
        <w:tc>
          <w:tcPr>
            <w:tcW w:w="992"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是否必填</w:t>
            </w:r>
          </w:p>
        </w:tc>
        <w:tc>
          <w:tcPr>
            <w:tcW w:w="552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规则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保单信息</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计划类型</w:t>
            </w:r>
          </w:p>
        </w:tc>
        <w:tc>
          <w:tcPr>
            <w:tcW w:w="992" w:type="dxa"/>
          </w:tcPr>
          <w:p w:rsidR="00AC17D8" w:rsidRDefault="00B55D4D">
            <w:r>
              <w:rPr>
                <w:rFonts w:ascii="微软雅黑" w:eastAsia="微软雅黑" w:hAnsi="微软雅黑" w:hint="eastAsia"/>
                <w:sz w:val="18"/>
                <w:szCs w:val="18"/>
              </w:rPr>
              <w:t>否</w:t>
            </w:r>
          </w:p>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默认显示：员工计划</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186470">
            <w:pPr>
              <w:ind w:firstLine="0"/>
              <w:rPr>
                <w:rFonts w:ascii="微软雅黑" w:eastAsia="微软雅黑" w:hAnsi="微软雅黑"/>
                <w:sz w:val="18"/>
                <w:szCs w:val="18"/>
              </w:rPr>
            </w:pPr>
            <w:ins w:id="125" w:author="周重光" w:date="2017-09-30T13:30:00Z">
              <w:r>
                <w:rPr>
                  <w:rFonts w:ascii="微软雅黑" w:eastAsia="微软雅黑" w:hAnsi="微软雅黑" w:hint="eastAsia"/>
                  <w:sz w:val="18"/>
                  <w:szCs w:val="18"/>
                </w:rPr>
                <w:t>公司码</w:t>
              </w:r>
            </w:ins>
            <w:r w:rsidR="00B55D4D">
              <w:rPr>
                <w:rFonts w:ascii="微软雅黑" w:eastAsia="微软雅黑" w:hAnsi="微软雅黑" w:hint="eastAsia"/>
                <w:sz w:val="18"/>
                <w:szCs w:val="18"/>
              </w:rPr>
              <w:t>保单号</w:t>
            </w:r>
          </w:p>
        </w:tc>
        <w:tc>
          <w:tcPr>
            <w:tcW w:w="992" w:type="dxa"/>
          </w:tcPr>
          <w:p w:rsidR="00AC17D8" w:rsidRDefault="00B55D4D">
            <w:del w:id="126" w:author="itw_zhaolx" w:date="2017-09-14T15:33:00Z">
              <w:r>
                <w:rPr>
                  <w:rFonts w:ascii="微软雅黑" w:eastAsia="微软雅黑" w:hAnsi="微软雅黑" w:hint="eastAsia"/>
                  <w:sz w:val="18"/>
                  <w:szCs w:val="18"/>
                </w:rPr>
                <w:delText>否</w:delText>
              </w:r>
            </w:del>
            <w:ins w:id="127" w:author="itw_zhaolx" w:date="2017-09-14T15:33:00Z">
              <w:r>
                <w:rPr>
                  <w:rFonts w:ascii="微软雅黑" w:eastAsia="微软雅黑" w:hAnsi="微软雅黑" w:hint="eastAsia"/>
                  <w:sz w:val="18"/>
                  <w:szCs w:val="18"/>
                </w:rPr>
                <w:t>是</w:t>
              </w:r>
            </w:ins>
          </w:p>
        </w:tc>
        <w:tc>
          <w:tcPr>
            <w:tcW w:w="992" w:type="dxa"/>
          </w:tcPr>
          <w:p w:rsidR="00AC17D8" w:rsidRDefault="00B55D4D">
            <w:ins w:id="128" w:author="itw_zhaolx" w:date="2017-09-14T15:33:00Z">
              <w:r>
                <w:rPr>
                  <w:rFonts w:hint="eastAsia"/>
                </w:rPr>
                <w:t>是</w:t>
              </w:r>
            </w:ins>
          </w:p>
        </w:tc>
        <w:tc>
          <w:tcPr>
            <w:tcW w:w="5528" w:type="dxa"/>
            <w:tcBorders>
              <w:bottom w:val="single" w:sz="4" w:space="0" w:color="auto"/>
            </w:tcBorders>
          </w:tcPr>
          <w:p w:rsidR="00AC17D8" w:rsidRDefault="00B55D4D">
            <w:pPr>
              <w:ind w:firstLine="0"/>
              <w:rPr>
                <w:ins w:id="129" w:author="itw_zhaolx" w:date="2017-09-14T15:08:00Z"/>
              </w:rPr>
            </w:pPr>
            <w:ins w:id="130" w:author="itw_zhaolx" w:date="2017-09-14T15:08:00Z">
              <w:r>
                <w:rPr>
                  <w:rFonts w:ascii="微软雅黑" w:eastAsia="微软雅黑" w:hAnsi="微软雅黑" w:hint="eastAsia"/>
                  <w:sz w:val="18"/>
                  <w:szCs w:val="18"/>
                </w:rPr>
                <w:t>文本录入框</w:t>
              </w:r>
            </w:ins>
          </w:p>
          <w:p w:rsidR="00AC17D8" w:rsidRDefault="00B55D4D" w:rsidP="00471B50">
            <w:pPr>
              <w:ind w:firstLine="0"/>
              <w:rPr>
                <w:rFonts w:ascii="微软雅黑" w:eastAsia="微软雅黑" w:hAnsi="微软雅黑"/>
                <w:sz w:val="18"/>
                <w:szCs w:val="18"/>
              </w:rPr>
            </w:pPr>
            <w:ins w:id="131" w:author="itw_zhaolx" w:date="2017-09-14T15:08:00Z">
              <w:r>
                <w:rPr>
                  <w:rFonts w:ascii="微软雅黑" w:eastAsia="微软雅黑" w:hAnsi="微软雅黑" w:hint="eastAsia"/>
                  <w:sz w:val="18"/>
                  <w:szCs w:val="18"/>
                </w:rPr>
                <w:t>只能输入</w:t>
              </w:r>
              <w:del w:id="132" w:author="周重光" w:date="2017-09-30T13:30:00Z">
                <w:r w:rsidDel="00186470">
                  <w:rPr>
                    <w:rFonts w:ascii="微软雅黑" w:eastAsia="微软雅黑" w:hAnsi="微软雅黑" w:hint="eastAsia"/>
                    <w:sz w:val="18"/>
                    <w:szCs w:val="18"/>
                  </w:rPr>
                  <w:delText>8</w:delText>
                </w:r>
              </w:del>
            </w:ins>
            <w:ins w:id="133" w:author="周重光" w:date="2017-09-30T13:30:00Z">
              <w:r w:rsidR="00186470">
                <w:rPr>
                  <w:rFonts w:ascii="微软雅黑" w:eastAsia="微软雅黑" w:hAnsi="微软雅黑" w:hint="eastAsia"/>
                  <w:sz w:val="18"/>
                  <w:szCs w:val="18"/>
                </w:rPr>
                <w:t>9</w:t>
              </w:r>
            </w:ins>
            <w:ins w:id="134" w:author="itw_zhaolx" w:date="2017-09-14T15:08:00Z">
              <w:r>
                <w:rPr>
                  <w:rFonts w:ascii="微软雅黑" w:eastAsia="微软雅黑" w:hAnsi="微软雅黑" w:hint="eastAsia"/>
                  <w:sz w:val="18"/>
                  <w:szCs w:val="18"/>
                </w:rPr>
                <w:t>位数字</w:t>
              </w:r>
            </w:ins>
            <w:ins w:id="135" w:author="周重光" w:date="2017-09-30T14:00:00Z">
              <w:r w:rsidR="00471B50">
                <w:rPr>
                  <w:rFonts w:ascii="微软雅黑" w:eastAsia="微软雅黑" w:hAnsi="微软雅黑" w:hint="eastAsia"/>
                  <w:sz w:val="18"/>
                  <w:szCs w:val="18"/>
                </w:rPr>
                <w:t>或字母</w:t>
              </w:r>
            </w:ins>
            <w:ins w:id="136" w:author="itw_zhaolx" w:date="2017-09-14T15:08:00Z">
              <w:r>
                <w:rPr>
                  <w:rFonts w:ascii="微软雅黑" w:eastAsia="微软雅黑" w:hAnsi="微软雅黑" w:hint="eastAsia"/>
                  <w:sz w:val="18"/>
                  <w:szCs w:val="18"/>
                </w:rPr>
                <w:t>，光标移除则校验规则，不满足则提示：请输入正确的</w:t>
              </w:r>
            </w:ins>
            <w:ins w:id="137" w:author="周重光" w:date="2017-09-30T13:30:00Z">
              <w:r w:rsidR="00186470">
                <w:rPr>
                  <w:rFonts w:ascii="微软雅黑" w:eastAsia="微软雅黑" w:hAnsi="微软雅黑" w:hint="eastAsia"/>
                  <w:sz w:val="18"/>
                  <w:szCs w:val="18"/>
                </w:rPr>
                <w:t>公司码和</w:t>
              </w:r>
            </w:ins>
            <w:ins w:id="138" w:author="itw_zhaolx" w:date="2017-09-14T15:08:00Z">
              <w:r>
                <w:rPr>
                  <w:rFonts w:ascii="微软雅黑" w:eastAsia="微软雅黑" w:hAnsi="微软雅黑" w:hint="eastAsia"/>
                  <w:sz w:val="18"/>
                  <w:szCs w:val="18"/>
                </w:rPr>
                <w:t>保单号（</w:t>
              </w:r>
            </w:ins>
            <w:ins w:id="139" w:author="周重光" w:date="2017-09-30T13:30:00Z">
              <w:r w:rsidR="00186470">
                <w:rPr>
                  <w:rFonts w:ascii="微软雅黑" w:eastAsia="微软雅黑" w:hAnsi="微软雅黑" w:hint="eastAsia"/>
                  <w:sz w:val="18"/>
                  <w:szCs w:val="18"/>
                </w:rPr>
                <w:t>1+</w:t>
              </w:r>
            </w:ins>
            <w:ins w:id="140" w:author="itw_zhaolx" w:date="2017-09-14T15:08:00Z">
              <w:r>
                <w:rPr>
                  <w:rFonts w:ascii="微软雅黑" w:eastAsia="微软雅黑" w:hAnsi="微软雅黑" w:hint="eastAsia"/>
                  <w:sz w:val="18"/>
                  <w:szCs w:val="18"/>
                </w:rPr>
                <w:t>8</w:t>
              </w:r>
            </w:ins>
            <w:ins w:id="141" w:author="周重光" w:date="2017-09-30T13:30:00Z">
              <w:r w:rsidR="00186470">
                <w:rPr>
                  <w:rFonts w:ascii="微软雅黑" w:eastAsia="微软雅黑" w:hAnsi="微软雅黑" w:hint="eastAsia"/>
                  <w:sz w:val="18"/>
                  <w:szCs w:val="18"/>
                </w:rPr>
                <w:t>=9</w:t>
              </w:r>
            </w:ins>
            <w:ins w:id="142" w:author="itw_zhaolx" w:date="2017-09-14T15:08:00Z">
              <w:r>
                <w:rPr>
                  <w:rFonts w:ascii="微软雅黑" w:eastAsia="微软雅黑" w:hAnsi="微软雅黑" w:hint="eastAsia"/>
                  <w:sz w:val="18"/>
                  <w:szCs w:val="18"/>
                </w:rPr>
                <w:t>位数字</w:t>
              </w:r>
            </w:ins>
            <w:ins w:id="143" w:author="周重光" w:date="2017-09-30T14:00:00Z">
              <w:r w:rsidR="00471B50">
                <w:rPr>
                  <w:rFonts w:ascii="微软雅黑" w:eastAsia="微软雅黑" w:hAnsi="微软雅黑" w:hint="eastAsia"/>
                  <w:sz w:val="18"/>
                  <w:szCs w:val="18"/>
                </w:rPr>
                <w:t>或字母</w:t>
              </w:r>
            </w:ins>
            <w:ins w:id="144" w:author="itw_zhaolx" w:date="2017-09-14T15:08:00Z">
              <w:r>
                <w:rPr>
                  <w:rFonts w:ascii="微软雅黑" w:eastAsia="微软雅黑" w:hAnsi="微软雅黑" w:hint="eastAsia"/>
                  <w:sz w:val="18"/>
                  <w:szCs w:val="18"/>
                </w:rPr>
                <w:t>）</w:t>
              </w:r>
            </w:ins>
            <w:del w:id="145" w:author="itw_zhaolx" w:date="2017-09-14T15:07:00Z">
              <w:r>
                <w:rPr>
                  <w:rFonts w:ascii="微软雅黑" w:eastAsia="微软雅黑" w:hAnsi="微软雅黑" w:hint="eastAsia"/>
                  <w:sz w:val="18"/>
                  <w:szCs w:val="18"/>
                </w:rPr>
                <w:delText>显示本次投保的保单号（8位）</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险种名称</w:t>
            </w:r>
          </w:p>
        </w:tc>
        <w:tc>
          <w:tcPr>
            <w:tcW w:w="992" w:type="dxa"/>
          </w:tcPr>
          <w:p w:rsidR="00AC17D8" w:rsidRDefault="00B55D4D">
            <w:pPr>
              <w:jc w:val="left"/>
            </w:pPr>
            <w:r>
              <w:rPr>
                <w:rFonts w:ascii="微软雅黑" w:eastAsia="微软雅黑" w:hAnsi="微软雅黑" w:hint="eastAsia"/>
                <w:sz w:val="18"/>
                <w:szCs w:val="18"/>
              </w:rPr>
              <w:t>否</w:t>
            </w:r>
          </w:p>
        </w:tc>
        <w:tc>
          <w:tcPr>
            <w:tcW w:w="992" w:type="dxa"/>
          </w:tcPr>
          <w:p w:rsidR="00AC17D8" w:rsidRDefault="00AC17D8">
            <w:pPr>
              <w:jc w:val="left"/>
            </w:pPr>
          </w:p>
        </w:tc>
        <w:tc>
          <w:tcPr>
            <w:tcW w:w="5528" w:type="dxa"/>
          </w:tcPr>
          <w:p w:rsidR="00AC17D8" w:rsidRDefault="00B55D4D">
            <w:pPr>
              <w:ind w:firstLine="0"/>
              <w:rPr>
                <w:rFonts w:ascii="微软雅黑" w:eastAsia="微软雅黑" w:hAnsi="微软雅黑"/>
                <w:sz w:val="18"/>
                <w:szCs w:val="18"/>
              </w:rPr>
            </w:pPr>
            <w:ins w:id="146" w:author="itw_zhaolx" w:date="2017-09-14T15:08:00Z">
              <w:r>
                <w:rPr>
                  <w:rFonts w:ascii="微软雅黑" w:eastAsia="微软雅黑" w:hAnsi="微软雅黑" w:hint="eastAsia"/>
                  <w:sz w:val="18"/>
                  <w:szCs w:val="18"/>
                </w:rPr>
                <w:t>默认显示：泰康尊享岁月B款养老年金保险（分红型）</w:t>
              </w:r>
            </w:ins>
            <w:del w:id="147" w:author="itw_zhaolx" w:date="2017-09-14T15:08:00Z">
              <w:r>
                <w:rPr>
                  <w:rFonts w:ascii="微软雅黑" w:eastAsia="微软雅黑" w:hAnsi="微软雅黑" w:hint="eastAsia"/>
                  <w:sz w:val="18"/>
                  <w:szCs w:val="18"/>
                </w:rPr>
                <w:delText>显示本次投保的主险的险种名称</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投保人</w:t>
            </w:r>
          </w:p>
        </w:tc>
        <w:tc>
          <w:tcPr>
            <w:tcW w:w="992" w:type="dxa"/>
          </w:tcPr>
          <w:p w:rsidR="00AC17D8" w:rsidRDefault="00B55D4D">
            <w:del w:id="148" w:author="itw_zhaolx" w:date="2017-09-14T15:33:00Z">
              <w:r>
                <w:rPr>
                  <w:rFonts w:ascii="微软雅黑" w:eastAsia="微软雅黑" w:hAnsi="微软雅黑" w:hint="eastAsia"/>
                  <w:sz w:val="18"/>
                  <w:szCs w:val="18"/>
                </w:rPr>
                <w:delText>否</w:delText>
              </w:r>
            </w:del>
            <w:ins w:id="149" w:author="itw_zhaolx" w:date="2017-09-14T15:33:00Z">
              <w:r>
                <w:rPr>
                  <w:rFonts w:ascii="微软雅黑" w:eastAsia="微软雅黑" w:hAnsi="微软雅黑" w:hint="eastAsia"/>
                  <w:sz w:val="18"/>
                  <w:szCs w:val="18"/>
                </w:rPr>
                <w:t>是</w:t>
              </w:r>
            </w:ins>
          </w:p>
        </w:tc>
        <w:tc>
          <w:tcPr>
            <w:tcW w:w="992" w:type="dxa"/>
          </w:tcPr>
          <w:p w:rsidR="00AC17D8" w:rsidRDefault="00B55D4D">
            <w:pPr>
              <w:jc w:val="left"/>
            </w:pPr>
            <w:ins w:id="150" w:author="itw_zhaolx" w:date="2017-09-14T15:33:00Z">
              <w:r>
                <w:rPr>
                  <w:rFonts w:hint="eastAsia"/>
                </w:rPr>
                <w:t>是</w:t>
              </w:r>
            </w:ins>
          </w:p>
        </w:tc>
        <w:tc>
          <w:tcPr>
            <w:tcW w:w="5528" w:type="dxa"/>
          </w:tcPr>
          <w:p w:rsidR="00AC17D8" w:rsidRDefault="00B55D4D">
            <w:pPr>
              <w:ind w:firstLine="0"/>
              <w:rPr>
                <w:ins w:id="151" w:author="itw_zhaolx" w:date="2017-09-14T16:52:00Z"/>
              </w:rPr>
            </w:pPr>
            <w:ins w:id="152" w:author="itw_zhaolx" w:date="2017-09-14T16:52:00Z">
              <w:r>
                <w:rPr>
                  <w:rFonts w:ascii="微软雅黑" w:eastAsia="微软雅黑" w:hAnsi="微软雅黑" w:hint="eastAsia"/>
                  <w:sz w:val="18"/>
                  <w:szCs w:val="18"/>
                </w:rPr>
                <w:t>文本录入框，光标移除则校验规则</w:t>
              </w:r>
            </w:ins>
          </w:p>
          <w:p w:rsidR="00AC17D8" w:rsidRDefault="00B55D4D">
            <w:pPr>
              <w:ind w:firstLine="0"/>
              <w:rPr>
                <w:ins w:id="153" w:author="itw_zhaolx" w:date="2017-09-14T16:52:00Z"/>
                <w:rFonts w:ascii="微软雅黑" w:eastAsia="微软雅黑" w:hAnsi="微软雅黑"/>
                <w:sz w:val="18"/>
                <w:szCs w:val="18"/>
              </w:rPr>
            </w:pPr>
            <w:ins w:id="154" w:author="itw_zhaolx" w:date="2017-09-14T16:52:00Z">
              <w:r>
                <w:rPr>
                  <w:rFonts w:ascii="微软雅黑" w:eastAsia="微软雅黑" w:hAnsi="微软雅黑" w:hint="eastAsia"/>
                  <w:sz w:val="18"/>
                  <w:szCs w:val="18"/>
                </w:rPr>
                <w:t>校验规则按微投姓名校验规则</w:t>
              </w:r>
            </w:ins>
          </w:p>
          <w:p w:rsidR="00AC17D8" w:rsidRDefault="00B55D4D">
            <w:pPr>
              <w:ind w:firstLine="0"/>
              <w:rPr>
                <w:rFonts w:ascii="微软雅黑" w:eastAsia="微软雅黑" w:hAnsi="微软雅黑"/>
                <w:sz w:val="18"/>
                <w:szCs w:val="18"/>
              </w:rPr>
            </w:pPr>
            <w:ins w:id="155" w:author="itw_zhaolx" w:date="2017-09-14T16:52:00Z">
              <w:r>
                <w:rPr>
                  <w:rFonts w:ascii="微软雅黑" w:eastAsia="微软雅黑" w:hAnsi="微软雅黑" w:hint="eastAsia"/>
                  <w:sz w:val="18"/>
                  <w:szCs w:val="18"/>
                </w:rPr>
                <w:t>错误提示：姓名长度需为3至27个字符，且不得有数字出现。若为中国籍，姓名间隔符请使用“·”录入</w:t>
              </w:r>
            </w:ins>
            <w:del w:id="156" w:author="itw_zhaolx" w:date="2017-09-14T16:52:00Z">
              <w:r>
                <w:rPr>
                  <w:rFonts w:ascii="微软雅黑" w:eastAsia="微软雅黑" w:hAnsi="微软雅黑" w:hint="eastAsia"/>
                  <w:sz w:val="18"/>
                  <w:szCs w:val="18"/>
                </w:rPr>
                <w:delText>显示本次投保的投保人姓名</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被保险人</w:t>
            </w:r>
          </w:p>
        </w:tc>
        <w:tc>
          <w:tcPr>
            <w:tcW w:w="992" w:type="dxa"/>
          </w:tcPr>
          <w:p w:rsidR="00AC17D8" w:rsidRDefault="00B55D4D">
            <w:r>
              <w:rPr>
                <w:rFonts w:ascii="微软雅黑" w:eastAsia="微软雅黑" w:hAnsi="微软雅黑" w:hint="eastAsia"/>
                <w:sz w:val="18"/>
                <w:szCs w:val="18"/>
              </w:rPr>
              <w:t>否</w:t>
            </w:r>
          </w:p>
        </w:tc>
        <w:tc>
          <w:tcPr>
            <w:tcW w:w="992" w:type="dxa"/>
          </w:tcPr>
          <w:p w:rsidR="00AC17D8" w:rsidRDefault="00AC17D8">
            <w:pPr>
              <w:jc w:val="left"/>
            </w:pPr>
          </w:p>
        </w:tc>
        <w:tc>
          <w:tcPr>
            <w:tcW w:w="5528" w:type="dxa"/>
          </w:tcPr>
          <w:p w:rsidR="00AC17D8" w:rsidRDefault="00B55D4D">
            <w:pPr>
              <w:ind w:firstLine="0"/>
              <w:rPr>
                <w:rFonts w:ascii="微软雅黑" w:eastAsia="微软雅黑" w:hAnsi="微软雅黑"/>
                <w:sz w:val="18"/>
                <w:szCs w:val="18"/>
              </w:rPr>
            </w:pPr>
            <w:del w:id="157" w:author="itw_zhaolx" w:date="2017-09-14T16:52:00Z">
              <w:r>
                <w:rPr>
                  <w:rFonts w:ascii="微软雅黑" w:eastAsia="微软雅黑" w:hAnsi="微软雅黑" w:hint="eastAsia"/>
                  <w:sz w:val="18"/>
                  <w:szCs w:val="18"/>
                </w:rPr>
                <w:delText>显示本次投保的被保险人姓名</w:delText>
              </w:r>
            </w:del>
            <w:ins w:id="158" w:author="itw_zhaolx" w:date="2017-09-14T16:52:00Z">
              <w:r>
                <w:rPr>
                  <w:rFonts w:ascii="微软雅黑" w:eastAsia="微软雅黑" w:hAnsi="微软雅黑" w:hint="eastAsia"/>
                  <w:sz w:val="18"/>
                  <w:szCs w:val="18"/>
                </w:rPr>
                <w:t>根据填写的投保人自动带出</w:t>
              </w:r>
            </w:ins>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期交保费</w:t>
            </w:r>
          </w:p>
        </w:tc>
        <w:tc>
          <w:tcPr>
            <w:tcW w:w="992" w:type="dxa"/>
          </w:tcPr>
          <w:p w:rsidR="00AC17D8" w:rsidRDefault="00B55D4D">
            <w:pPr>
              <w:jc w:val="left"/>
            </w:pPr>
            <w:del w:id="159" w:author="itw_zhaolx" w:date="2017-09-14T15:33:00Z">
              <w:r>
                <w:rPr>
                  <w:rFonts w:ascii="微软雅黑" w:eastAsia="微软雅黑" w:hAnsi="微软雅黑" w:hint="eastAsia"/>
                  <w:sz w:val="18"/>
                  <w:szCs w:val="18"/>
                </w:rPr>
                <w:delText>否</w:delText>
              </w:r>
            </w:del>
            <w:ins w:id="160" w:author="itw_zhaolx" w:date="2017-09-14T15:33:00Z">
              <w:r>
                <w:rPr>
                  <w:rFonts w:ascii="微软雅黑" w:eastAsia="微软雅黑" w:hAnsi="微软雅黑" w:hint="eastAsia"/>
                  <w:sz w:val="18"/>
                  <w:szCs w:val="18"/>
                </w:rPr>
                <w:t>是</w:t>
              </w:r>
            </w:ins>
          </w:p>
        </w:tc>
        <w:tc>
          <w:tcPr>
            <w:tcW w:w="992" w:type="dxa"/>
          </w:tcPr>
          <w:p w:rsidR="00AC17D8" w:rsidRDefault="00B55D4D">
            <w:pPr>
              <w:jc w:val="left"/>
            </w:pPr>
            <w:ins w:id="161" w:author="itw_zhaolx" w:date="2017-09-14T15:33:00Z">
              <w:r>
                <w:rPr>
                  <w:rFonts w:hint="eastAsia"/>
                </w:rPr>
                <w:t>是</w:t>
              </w:r>
            </w:ins>
          </w:p>
        </w:tc>
        <w:tc>
          <w:tcPr>
            <w:tcW w:w="5528" w:type="dxa"/>
          </w:tcPr>
          <w:p w:rsidR="00AC17D8" w:rsidRDefault="00B55D4D">
            <w:pPr>
              <w:ind w:firstLine="0"/>
              <w:rPr>
                <w:ins w:id="162" w:author="itw_zhaolx" w:date="2017-09-22T09:27:00Z"/>
                <w:rFonts w:ascii="微软雅黑" w:eastAsia="微软雅黑" w:hAnsi="微软雅黑"/>
                <w:sz w:val="18"/>
                <w:szCs w:val="18"/>
              </w:rPr>
            </w:pPr>
            <w:ins w:id="163" w:author="itw_zhaolx" w:date="2017-09-14T15:33:00Z">
              <w:r>
                <w:rPr>
                  <w:rFonts w:ascii="微软雅黑" w:eastAsia="微软雅黑" w:hAnsi="微软雅黑" w:hint="eastAsia"/>
                  <w:sz w:val="18"/>
                  <w:szCs w:val="18"/>
                </w:rPr>
                <w:t>文本录入框</w:t>
              </w:r>
            </w:ins>
            <w:ins w:id="164" w:author="itw_zhaolx" w:date="2017-09-22T09:27:00Z">
              <w:r>
                <w:rPr>
                  <w:rFonts w:ascii="微软雅黑" w:eastAsia="微软雅黑" w:hAnsi="微软雅黑" w:hint="eastAsia"/>
                  <w:sz w:val="18"/>
                  <w:szCs w:val="18"/>
                </w:rPr>
                <w:t>，单位元</w:t>
              </w:r>
            </w:ins>
          </w:p>
          <w:p w:rsidR="00AC17D8" w:rsidRDefault="00B55D4D">
            <w:pPr>
              <w:ind w:firstLine="0"/>
              <w:rPr>
                <w:ins w:id="165" w:author="itw_zhaolx" w:date="2017-09-22T09:29:00Z"/>
                <w:rFonts w:ascii="微软雅黑" w:eastAsia="微软雅黑" w:hAnsi="微软雅黑"/>
                <w:sz w:val="18"/>
                <w:szCs w:val="18"/>
              </w:rPr>
            </w:pPr>
            <w:ins w:id="166" w:author="itw_zhaolx" w:date="2017-09-22T09:27:00Z">
              <w:r>
                <w:rPr>
                  <w:rFonts w:ascii="微软雅黑" w:eastAsia="微软雅黑" w:hAnsi="微软雅黑" w:hint="eastAsia"/>
                  <w:sz w:val="18"/>
                  <w:szCs w:val="18"/>
                </w:rPr>
                <w:t>只可以录入</w:t>
              </w:r>
            </w:ins>
            <w:ins w:id="167" w:author="itw_zhaolx" w:date="2017-09-22T09:29:00Z">
              <w:r>
                <w:rPr>
                  <w:rFonts w:ascii="微软雅黑" w:eastAsia="微软雅黑" w:hAnsi="微软雅黑" w:hint="eastAsia"/>
                  <w:sz w:val="18"/>
                  <w:szCs w:val="18"/>
                </w:rPr>
                <w:t>金额，含小数点后两位</w:t>
              </w:r>
            </w:ins>
          </w:p>
          <w:p w:rsidR="00AC17D8" w:rsidRDefault="00B55D4D">
            <w:pPr>
              <w:ind w:firstLine="0"/>
              <w:rPr>
                <w:rFonts w:ascii="微软雅黑" w:eastAsia="微软雅黑" w:hAnsi="微软雅黑"/>
                <w:sz w:val="18"/>
                <w:szCs w:val="18"/>
              </w:rPr>
            </w:pPr>
            <w:ins w:id="168" w:author="itw_zhaolx" w:date="2017-09-22T09:29:00Z">
              <w:r>
                <w:rPr>
                  <w:rFonts w:ascii="微软雅黑" w:eastAsia="微软雅黑" w:hAnsi="微软雅黑" w:hint="eastAsia"/>
                  <w:sz w:val="18"/>
                  <w:szCs w:val="18"/>
                </w:rPr>
                <w:t>错误提示：期交保费只能输入</w:t>
              </w:r>
            </w:ins>
            <w:ins w:id="169" w:author="itw_zhaolx" w:date="2017-09-22T09:30:00Z">
              <w:r>
                <w:rPr>
                  <w:rFonts w:ascii="微软雅黑" w:eastAsia="微软雅黑" w:hAnsi="微软雅黑" w:hint="eastAsia"/>
                  <w:sz w:val="18"/>
                  <w:szCs w:val="18"/>
                </w:rPr>
                <w:t>数字（含小数点后两位），请重新输入</w:t>
              </w:r>
            </w:ins>
            <w:del w:id="170" w:author="itw_zhaolx" w:date="2017-09-22T09:27:00Z">
              <w:r>
                <w:rPr>
                  <w:rFonts w:ascii="微软雅黑" w:eastAsia="微软雅黑" w:hAnsi="微软雅黑" w:hint="eastAsia"/>
                  <w:sz w:val="18"/>
                  <w:szCs w:val="18"/>
                </w:rPr>
                <w:delText>显示本次投保的期交保费</w:delText>
              </w:r>
            </w:del>
            <w:bookmarkStart w:id="171" w:name="_GoBack"/>
            <w:bookmarkEnd w:id="171"/>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交费</w:t>
            </w:r>
            <w:ins w:id="172" w:author="itw_zhaolx" w:date="2017-09-05T16:04:00Z">
              <w:r>
                <w:rPr>
                  <w:rFonts w:ascii="微软雅黑" w:eastAsia="微软雅黑" w:hAnsi="微软雅黑" w:hint="eastAsia"/>
                  <w:sz w:val="18"/>
                  <w:szCs w:val="18"/>
                </w:rPr>
                <w:t>期间</w:t>
              </w:r>
            </w:ins>
          </w:p>
        </w:tc>
        <w:tc>
          <w:tcPr>
            <w:tcW w:w="992" w:type="dxa"/>
          </w:tcPr>
          <w:p w:rsidR="00AC17D8" w:rsidRDefault="00B55D4D">
            <w:del w:id="173" w:author="itw_zhaolx" w:date="2017-09-14T15:33:00Z">
              <w:r>
                <w:rPr>
                  <w:rFonts w:ascii="微软雅黑" w:eastAsia="微软雅黑" w:hAnsi="微软雅黑" w:hint="eastAsia"/>
                  <w:sz w:val="18"/>
                  <w:szCs w:val="18"/>
                </w:rPr>
                <w:delText>否</w:delText>
              </w:r>
            </w:del>
            <w:ins w:id="174" w:author="itw_zhaolx" w:date="2017-09-14T15:33:00Z">
              <w:r>
                <w:rPr>
                  <w:rFonts w:ascii="微软雅黑" w:eastAsia="微软雅黑" w:hAnsi="微软雅黑" w:hint="eastAsia"/>
                  <w:sz w:val="18"/>
                  <w:szCs w:val="18"/>
                </w:rPr>
                <w:t>是</w:t>
              </w:r>
            </w:ins>
          </w:p>
        </w:tc>
        <w:tc>
          <w:tcPr>
            <w:tcW w:w="992" w:type="dxa"/>
          </w:tcPr>
          <w:p w:rsidR="00AC17D8" w:rsidRDefault="00B55D4D">
            <w:pPr>
              <w:jc w:val="left"/>
            </w:pPr>
            <w:ins w:id="175" w:author="itw_zhaolx" w:date="2017-09-14T15:33:00Z">
              <w:r>
                <w:rPr>
                  <w:rFonts w:hint="eastAsia"/>
                </w:rPr>
                <w:t>是</w:t>
              </w:r>
            </w:ins>
          </w:p>
        </w:tc>
        <w:tc>
          <w:tcPr>
            <w:tcW w:w="5528" w:type="dxa"/>
          </w:tcPr>
          <w:p w:rsidR="00AC17D8" w:rsidRDefault="00B55D4D">
            <w:pPr>
              <w:ind w:firstLine="0"/>
              <w:rPr>
                <w:ins w:id="176" w:author="itw_zhaolx" w:date="2017-09-22T09:28:00Z"/>
                <w:rFonts w:ascii="微软雅黑" w:eastAsia="微软雅黑" w:hAnsi="微软雅黑"/>
                <w:sz w:val="18"/>
                <w:szCs w:val="18"/>
              </w:rPr>
            </w:pPr>
            <w:ins w:id="177" w:author="itw_zhaolx" w:date="2017-09-22T09:27:00Z">
              <w:r>
                <w:rPr>
                  <w:rFonts w:ascii="微软雅黑" w:eastAsia="微软雅黑" w:hAnsi="微软雅黑" w:hint="eastAsia"/>
                  <w:sz w:val="18"/>
                  <w:szCs w:val="18"/>
                </w:rPr>
                <w:t>文本</w:t>
              </w:r>
            </w:ins>
            <w:ins w:id="178" w:author="itw_zhaolx" w:date="2017-09-22T09:28:00Z">
              <w:r>
                <w:rPr>
                  <w:rFonts w:ascii="微软雅黑" w:eastAsia="微软雅黑" w:hAnsi="微软雅黑" w:hint="eastAsia"/>
                  <w:sz w:val="18"/>
                  <w:szCs w:val="18"/>
                </w:rPr>
                <w:t>录入框，单位年</w:t>
              </w:r>
            </w:ins>
          </w:p>
          <w:p w:rsidR="00AC17D8" w:rsidRDefault="00B55D4D">
            <w:pPr>
              <w:ind w:firstLine="0"/>
              <w:rPr>
                <w:ins w:id="179" w:author="itw_zhaolx" w:date="2017-09-22T09:28:00Z"/>
                <w:rFonts w:ascii="微软雅黑" w:eastAsia="微软雅黑" w:hAnsi="微软雅黑"/>
                <w:sz w:val="18"/>
                <w:szCs w:val="18"/>
              </w:rPr>
            </w:pPr>
            <w:ins w:id="180" w:author="itw_zhaolx" w:date="2017-09-22T09:28:00Z">
              <w:r>
                <w:rPr>
                  <w:rFonts w:ascii="微软雅黑" w:eastAsia="微软雅黑" w:hAnsi="微软雅黑" w:hint="eastAsia"/>
                  <w:sz w:val="18"/>
                  <w:szCs w:val="18"/>
                </w:rPr>
                <w:t>只可以录入整数，光标移除则校验规则</w:t>
              </w:r>
            </w:ins>
          </w:p>
          <w:p w:rsidR="00AC17D8" w:rsidRDefault="00B55D4D">
            <w:pPr>
              <w:ind w:firstLine="0"/>
              <w:rPr>
                <w:rFonts w:ascii="微软雅黑" w:eastAsia="微软雅黑" w:hAnsi="微软雅黑"/>
                <w:sz w:val="18"/>
                <w:szCs w:val="18"/>
              </w:rPr>
            </w:pPr>
            <w:ins w:id="181" w:author="itw_zhaolx" w:date="2017-09-22T09:28:00Z">
              <w:r>
                <w:rPr>
                  <w:rFonts w:ascii="微软雅黑" w:eastAsia="微软雅黑" w:hAnsi="微软雅黑" w:hint="eastAsia"/>
                  <w:sz w:val="18"/>
                  <w:szCs w:val="18"/>
                </w:rPr>
                <w:t>错误提示：交费期间只能是整数，请重新输入</w:t>
              </w:r>
            </w:ins>
            <w:del w:id="182" w:author="itw_zhaolx" w:date="2017-09-22T09:29:00Z">
              <w:r>
                <w:rPr>
                  <w:rFonts w:ascii="微软雅黑" w:eastAsia="微软雅黑" w:hAnsi="微软雅黑" w:hint="eastAsia"/>
                  <w:sz w:val="18"/>
                  <w:szCs w:val="18"/>
                </w:rPr>
                <w:delText>显示本次投保的主险的交费</w:delText>
              </w:r>
            </w:del>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您的基本信息</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姓名</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否</w:t>
            </w:r>
          </w:p>
        </w:tc>
        <w:tc>
          <w:tcPr>
            <w:tcW w:w="992" w:type="dxa"/>
          </w:tcPr>
          <w:p w:rsidR="00AC17D8" w:rsidRDefault="00B55D4D">
            <w:pPr>
              <w:jc w:val="left"/>
            </w:pPr>
            <w:del w:id="183" w:author="itw_zhaolx" w:date="2017-09-14T16:53:00Z">
              <w:r>
                <w:rPr>
                  <w:rFonts w:hint="eastAsia"/>
                </w:rPr>
                <w:delText>是</w:delText>
              </w:r>
            </w:del>
          </w:p>
        </w:tc>
        <w:tc>
          <w:tcPr>
            <w:tcW w:w="5528" w:type="dxa"/>
          </w:tcPr>
          <w:p w:rsidR="00AC17D8" w:rsidRDefault="00B55D4D">
            <w:pPr>
              <w:ind w:firstLine="0"/>
              <w:rPr>
                <w:rFonts w:ascii="微软雅黑" w:eastAsia="微软雅黑" w:hAnsi="微软雅黑"/>
                <w:sz w:val="18"/>
                <w:szCs w:val="18"/>
              </w:rPr>
            </w:pPr>
            <w:ins w:id="184" w:author="itw_zhaolx" w:date="2017-09-14T16:53:00Z">
              <w:r>
                <w:rPr>
                  <w:rFonts w:ascii="微软雅黑" w:eastAsia="微软雅黑" w:hAnsi="微软雅黑" w:hint="eastAsia"/>
                  <w:sz w:val="18"/>
                  <w:szCs w:val="18"/>
                </w:rPr>
                <w:t>根据填写的投保人自动带出</w:t>
              </w:r>
            </w:ins>
            <w:del w:id="185" w:author="itw_zhaolx" w:date="2017-09-14T15:15:00Z">
              <w:r>
                <w:rPr>
                  <w:rFonts w:ascii="微软雅黑" w:eastAsia="微软雅黑" w:hAnsi="微软雅黑" w:hint="eastAsia"/>
                  <w:sz w:val="18"/>
                  <w:szCs w:val="18"/>
                </w:rPr>
                <w:delText>自动带出本次投保的投保人的姓名</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称谓</w:t>
            </w:r>
          </w:p>
        </w:tc>
        <w:tc>
          <w:tcPr>
            <w:tcW w:w="992" w:type="dxa"/>
          </w:tcPr>
          <w:p w:rsidR="00AC17D8" w:rsidRDefault="00B55D4D">
            <w:pPr>
              <w:rPr>
                <w:rFonts w:ascii="微软雅黑" w:eastAsia="微软雅黑" w:hAnsi="微软雅黑"/>
                <w:sz w:val="18"/>
                <w:szCs w:val="18"/>
              </w:rPr>
            </w:pPr>
            <w:del w:id="186" w:author="itw_zhaolx" w:date="2017-09-14T15:34:00Z">
              <w:r>
                <w:rPr>
                  <w:rFonts w:ascii="微软雅黑" w:eastAsia="微软雅黑" w:hAnsi="微软雅黑" w:hint="eastAsia"/>
                  <w:sz w:val="18"/>
                  <w:szCs w:val="18"/>
                </w:rPr>
                <w:delText>否</w:delText>
              </w:r>
            </w:del>
            <w:ins w:id="187" w:author="itw_zhaolx" w:date="2017-09-14T15:34:00Z">
              <w:r>
                <w:rPr>
                  <w:rFonts w:ascii="微软雅黑" w:eastAsia="微软雅黑" w:hAnsi="微软雅黑" w:hint="eastAsia"/>
                  <w:sz w:val="18"/>
                  <w:szCs w:val="18"/>
                </w:rPr>
                <w:t>是</w:t>
              </w:r>
            </w:ins>
          </w:p>
        </w:tc>
        <w:tc>
          <w:tcPr>
            <w:tcW w:w="992" w:type="dxa"/>
          </w:tcPr>
          <w:p w:rsidR="00AC17D8" w:rsidRDefault="00B55D4D">
            <w:pPr>
              <w:jc w:val="left"/>
            </w:pPr>
            <w:r>
              <w:rPr>
                <w:rFonts w:hint="eastAsia"/>
              </w:rPr>
              <w:t>是</w:t>
            </w:r>
          </w:p>
        </w:tc>
        <w:tc>
          <w:tcPr>
            <w:tcW w:w="5528" w:type="dxa"/>
          </w:tcPr>
          <w:p w:rsidR="00AC17D8" w:rsidRDefault="00B55D4D">
            <w:pPr>
              <w:ind w:firstLine="0"/>
              <w:rPr>
                <w:ins w:id="188" w:author="itw_zhaolx" w:date="2017-09-14T15:15:00Z"/>
                <w:rFonts w:ascii="微软雅黑" w:eastAsia="微软雅黑" w:hAnsi="微软雅黑"/>
                <w:sz w:val="18"/>
                <w:szCs w:val="18"/>
              </w:rPr>
            </w:pPr>
            <w:ins w:id="189" w:author="itw_zhaolx" w:date="2017-09-14T15:15:00Z">
              <w:r>
                <w:rPr>
                  <w:rFonts w:ascii="微软雅黑" w:eastAsia="微软雅黑" w:hAnsi="微软雅黑" w:hint="eastAsia"/>
                  <w:sz w:val="18"/>
                  <w:szCs w:val="18"/>
                </w:rPr>
                <w:t>下拉框选择</w:t>
              </w:r>
            </w:ins>
          </w:p>
          <w:p w:rsidR="00AC17D8" w:rsidRDefault="00B55D4D">
            <w:pPr>
              <w:ind w:firstLine="0"/>
              <w:rPr>
                <w:rFonts w:ascii="微软雅黑" w:eastAsia="微软雅黑" w:hAnsi="微软雅黑"/>
                <w:sz w:val="18"/>
                <w:szCs w:val="18"/>
              </w:rPr>
            </w:pPr>
            <w:ins w:id="190" w:author="itw_zhaolx" w:date="2017-09-14T15:15:00Z">
              <w:r>
                <w:rPr>
                  <w:rFonts w:ascii="微软雅黑" w:eastAsia="微软雅黑" w:hAnsi="微软雅黑" w:hint="eastAsia"/>
                  <w:sz w:val="18"/>
                  <w:szCs w:val="18"/>
                </w:rPr>
                <w:t>选项：先生、女士</w:t>
              </w:r>
            </w:ins>
            <w:del w:id="191" w:author="itw_zhaolx" w:date="2017-09-14T15:15:00Z">
              <w:r>
                <w:rPr>
                  <w:rFonts w:ascii="微软雅黑" w:eastAsia="微软雅黑" w:hAnsi="微软雅黑" w:hint="eastAsia"/>
                  <w:sz w:val="18"/>
                  <w:szCs w:val="18"/>
                </w:rPr>
                <w:delText>自动带出：根据本次投保的投保人的性别判断，如果性别是男则为先生，如果性别是女则为女士</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身份证号</w:t>
            </w:r>
          </w:p>
        </w:tc>
        <w:tc>
          <w:tcPr>
            <w:tcW w:w="992" w:type="dxa"/>
          </w:tcPr>
          <w:p w:rsidR="00AC17D8" w:rsidRDefault="00B55D4D">
            <w:pPr>
              <w:rPr>
                <w:rFonts w:ascii="微软雅黑" w:eastAsia="微软雅黑" w:hAnsi="微软雅黑"/>
                <w:sz w:val="18"/>
                <w:szCs w:val="18"/>
              </w:rPr>
            </w:pPr>
            <w:del w:id="192" w:author="itw_zhaolx" w:date="2017-09-14T15:34:00Z">
              <w:r>
                <w:rPr>
                  <w:rFonts w:ascii="微软雅黑" w:eastAsia="微软雅黑" w:hAnsi="微软雅黑" w:hint="eastAsia"/>
                  <w:sz w:val="18"/>
                  <w:szCs w:val="18"/>
                </w:rPr>
                <w:delText>否</w:delText>
              </w:r>
            </w:del>
            <w:ins w:id="193" w:author="itw_zhaolx" w:date="2017-09-14T15:34:00Z">
              <w:r>
                <w:rPr>
                  <w:rFonts w:ascii="微软雅黑" w:eastAsia="微软雅黑" w:hAnsi="微软雅黑" w:hint="eastAsia"/>
                  <w:sz w:val="18"/>
                  <w:szCs w:val="18"/>
                </w:rPr>
                <w:t>是</w:t>
              </w:r>
            </w:ins>
          </w:p>
        </w:tc>
        <w:tc>
          <w:tcPr>
            <w:tcW w:w="992" w:type="dxa"/>
          </w:tcPr>
          <w:p w:rsidR="00AC17D8" w:rsidRDefault="00B55D4D">
            <w:pPr>
              <w:jc w:val="left"/>
            </w:pPr>
            <w:r>
              <w:rPr>
                <w:rFonts w:hint="eastAsia"/>
              </w:rPr>
              <w:t>是</w:t>
            </w:r>
          </w:p>
        </w:tc>
        <w:tc>
          <w:tcPr>
            <w:tcW w:w="5528" w:type="dxa"/>
          </w:tcPr>
          <w:p w:rsidR="00AC17D8" w:rsidRDefault="00B55D4D">
            <w:pPr>
              <w:ind w:firstLine="0"/>
              <w:rPr>
                <w:ins w:id="194" w:author="itw_zhaolx" w:date="2017-09-14T15:16:00Z"/>
                <w:rFonts w:ascii="微软雅黑" w:eastAsia="微软雅黑" w:hAnsi="微软雅黑"/>
                <w:sz w:val="18"/>
                <w:szCs w:val="18"/>
              </w:rPr>
            </w:pPr>
            <w:ins w:id="195" w:author="itw_zhaolx" w:date="2017-09-14T15:16:00Z">
              <w:r>
                <w:rPr>
                  <w:rFonts w:ascii="微软雅黑" w:eastAsia="微软雅黑" w:hAnsi="微软雅黑" w:hint="eastAsia"/>
                  <w:sz w:val="18"/>
                  <w:szCs w:val="18"/>
                </w:rPr>
                <w:t>文本框录入，光标移除则校验规则</w:t>
              </w:r>
            </w:ins>
          </w:p>
          <w:p w:rsidR="00AC17D8" w:rsidRDefault="00B55D4D">
            <w:pPr>
              <w:ind w:firstLine="0"/>
              <w:rPr>
                <w:ins w:id="196" w:author="itw_zhaolx" w:date="2017-09-14T15:16:00Z"/>
                <w:rFonts w:ascii="微软雅黑" w:eastAsia="微软雅黑" w:hAnsi="微软雅黑"/>
                <w:sz w:val="18"/>
                <w:szCs w:val="18"/>
              </w:rPr>
            </w:pPr>
            <w:ins w:id="197" w:author="itw_zhaolx" w:date="2017-09-14T15:16:00Z">
              <w:r>
                <w:rPr>
                  <w:rFonts w:ascii="微软雅黑" w:eastAsia="微软雅黑" w:hAnsi="微软雅黑" w:hint="eastAsia"/>
                  <w:sz w:val="18"/>
                  <w:szCs w:val="18"/>
                </w:rPr>
                <w:t>校验规则按微投身份证号码校验规则</w:t>
              </w:r>
            </w:ins>
          </w:p>
          <w:p w:rsidR="00AC17D8" w:rsidRDefault="00B55D4D">
            <w:pPr>
              <w:ind w:firstLine="0"/>
              <w:rPr>
                <w:rFonts w:ascii="微软雅黑" w:eastAsia="微软雅黑" w:hAnsi="微软雅黑"/>
                <w:sz w:val="18"/>
                <w:szCs w:val="18"/>
              </w:rPr>
            </w:pPr>
            <w:ins w:id="198" w:author="itw_zhaolx" w:date="2017-09-14T15:16:00Z">
              <w:r>
                <w:rPr>
                  <w:rFonts w:ascii="微软雅黑" w:eastAsia="微软雅黑" w:hAnsi="微软雅黑" w:hint="eastAsia"/>
                  <w:sz w:val="18"/>
                  <w:szCs w:val="18"/>
                </w:rPr>
                <w:lastRenderedPageBreak/>
                <w:t>错误提示：身份证号码有误，请重新填写</w:t>
              </w:r>
            </w:ins>
            <w:del w:id="199" w:author="itw_zhaolx" w:date="2017-09-14T15:16:00Z">
              <w:r>
                <w:rPr>
                  <w:rFonts w:ascii="微软雅黑" w:eastAsia="微软雅黑" w:hAnsi="微软雅黑" w:hint="eastAsia"/>
                  <w:sz w:val="18"/>
                  <w:szCs w:val="18"/>
                </w:rPr>
                <w:delText>自动带出本次投保的投保人的身份证号</w:delText>
              </w:r>
            </w:del>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出生日期</w:t>
            </w:r>
          </w:p>
        </w:tc>
        <w:tc>
          <w:tcPr>
            <w:tcW w:w="992" w:type="dxa"/>
          </w:tcPr>
          <w:p w:rsidR="00AC17D8" w:rsidRDefault="00B55D4D">
            <w:pPr>
              <w:rPr>
                <w:rFonts w:ascii="微软雅黑" w:eastAsia="微软雅黑" w:hAnsi="微软雅黑"/>
                <w:sz w:val="18"/>
                <w:szCs w:val="18"/>
              </w:rPr>
            </w:pPr>
            <w:del w:id="200" w:author="itw_zhaolx" w:date="2017-09-14T15:34:00Z">
              <w:r>
                <w:rPr>
                  <w:rFonts w:ascii="微软雅黑" w:eastAsia="微软雅黑" w:hAnsi="微软雅黑" w:hint="eastAsia"/>
                  <w:sz w:val="18"/>
                  <w:szCs w:val="18"/>
                </w:rPr>
                <w:delText>否</w:delText>
              </w:r>
            </w:del>
            <w:ins w:id="201" w:author="itw_zhaolx" w:date="2017-09-14T15:34:00Z">
              <w:r>
                <w:rPr>
                  <w:rFonts w:ascii="微软雅黑" w:eastAsia="微软雅黑" w:hAnsi="微软雅黑" w:hint="eastAsia"/>
                  <w:sz w:val="18"/>
                  <w:szCs w:val="18"/>
                </w:rPr>
                <w:t>是</w:t>
              </w:r>
            </w:ins>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del w:id="202" w:author="itw_zhaolx" w:date="2017-09-14T15:16:00Z">
              <w:r>
                <w:rPr>
                  <w:rFonts w:ascii="微软雅黑" w:eastAsia="微软雅黑" w:hAnsi="微软雅黑" w:hint="eastAsia"/>
                  <w:sz w:val="18"/>
                  <w:szCs w:val="18"/>
                </w:rPr>
                <w:delText>自动带出本次投保的投保人的出生日期</w:delText>
              </w:r>
            </w:del>
            <w:ins w:id="203" w:author="itw_zhaolx" w:date="2017-09-14T15:16:00Z">
              <w:r>
                <w:rPr>
                  <w:rFonts w:ascii="微软雅黑" w:eastAsia="微软雅黑" w:hAnsi="微软雅黑" w:hint="eastAsia"/>
                  <w:sz w:val="18"/>
                  <w:szCs w:val="18"/>
                </w:rPr>
                <w:t>时间</w:t>
              </w:r>
            </w:ins>
            <w:ins w:id="204" w:author="itw_zhaolx" w:date="2017-09-14T15:18:00Z">
              <w:r>
                <w:rPr>
                  <w:rFonts w:ascii="微软雅黑" w:eastAsia="微软雅黑" w:hAnsi="微软雅黑" w:hint="eastAsia"/>
                  <w:sz w:val="18"/>
                  <w:szCs w:val="18"/>
                </w:rPr>
                <w:t>选择器</w:t>
              </w:r>
            </w:ins>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民族</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w:t>
            </w:r>
            <w:r w:rsidR="00AC17D8" w:rsidRPr="00AC17D8">
              <w:rPr>
                <w:rFonts w:ascii="微软雅黑" w:eastAsia="微软雅黑" w:hAnsi="微软雅黑" w:hint="eastAsia"/>
                <w:sz w:val="18"/>
                <w:szCs w:val="18"/>
              </w:rPr>
              <w:object w:dxaOrig="1440" w:dyaOrig="1305">
                <v:shape id="_x0000_i1029" type="#_x0000_t75" style="width:72.55pt;height:65.85pt" o:ole="">
                  <v:imagedata r:id="rId26" o:title=""/>
                </v:shape>
                <o:OLEObject Type="Embed" ProgID="Excel.Sheet.12" ShapeID="_x0000_i1029" DrawAspect="Icon" ObjectID="_1569164034" r:id="rId27"/>
              </w:object>
            </w:r>
            <w:r>
              <w:rPr>
                <w:rFonts w:ascii="微软雅黑" w:eastAsia="微软雅黑" w:hAnsi="微软雅黑" w:hint="eastAsia"/>
                <w:sz w:val="18"/>
                <w:szCs w:val="18"/>
              </w:rPr>
              <w:t>（显示代码-文字供选择）</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联系电话</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del w:id="205" w:author="itw_zhaolx" w:date="2017-09-14T15:17:00Z"/>
                <w:rFonts w:ascii="微软雅黑" w:eastAsia="微软雅黑" w:hAnsi="微软雅黑"/>
                <w:sz w:val="18"/>
                <w:szCs w:val="18"/>
              </w:rPr>
            </w:pPr>
            <w:del w:id="206" w:author="itw_zhaolx" w:date="2017-09-14T15:17:00Z">
              <w:r>
                <w:rPr>
                  <w:rFonts w:ascii="微软雅黑" w:eastAsia="微软雅黑" w:hAnsi="微软雅黑" w:hint="eastAsia"/>
                  <w:sz w:val="18"/>
                  <w:szCs w:val="18"/>
                </w:rPr>
                <w:delText>自动带出本次投保的投保人的联系电话</w:delText>
              </w:r>
            </w:del>
          </w:p>
          <w:p w:rsidR="00AC17D8" w:rsidRDefault="00B55D4D">
            <w:pPr>
              <w:ind w:firstLine="0"/>
            </w:pPr>
            <w:del w:id="207" w:author="itw_zhaolx" w:date="2017-09-14T15:17:00Z">
              <w:r>
                <w:rPr>
                  <w:rFonts w:ascii="微软雅黑" w:eastAsia="微软雅黑" w:hAnsi="微软雅黑" w:hint="eastAsia"/>
                  <w:sz w:val="18"/>
                  <w:szCs w:val="18"/>
                </w:rPr>
                <w:delText>还可编辑修改，</w:delText>
              </w:r>
            </w:del>
            <w:r>
              <w:rPr>
                <w:rFonts w:ascii="微软雅黑" w:eastAsia="微软雅黑" w:hAnsi="微软雅黑" w:hint="eastAsia"/>
                <w:sz w:val="18"/>
                <w:szCs w:val="18"/>
              </w:rPr>
              <w:t>文本框录入</w:t>
            </w:r>
            <w:ins w:id="208" w:author="itw_zhaolx" w:date="2017-09-14T15:17:00Z">
              <w:r>
                <w:rPr>
                  <w:rFonts w:ascii="微软雅黑" w:eastAsia="微软雅黑" w:hAnsi="微软雅黑" w:hint="eastAsia"/>
                  <w:sz w:val="18"/>
                  <w:szCs w:val="18"/>
                </w:rPr>
                <w:t>，光标移除则校验规则</w:t>
              </w:r>
            </w:ins>
          </w:p>
          <w:p w:rsidR="00AC17D8" w:rsidRDefault="00B55D4D">
            <w:pPr>
              <w:ind w:firstLine="0"/>
            </w:pPr>
            <w:r>
              <w:rPr>
                <w:rFonts w:ascii="微软雅黑" w:eastAsia="微软雅黑" w:hAnsi="微软雅黑" w:hint="eastAsia"/>
                <w:sz w:val="18"/>
                <w:szCs w:val="18"/>
              </w:rPr>
              <w:t>最多可录入18位数字，不满足则提示：联系电话最多可录入18位数字，请重新填写。</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电子邮箱</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文本框录入，若没有则填无</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所属</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否</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默认显示：境内居民</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教育背景</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选项：博士及以上、硕士、本科、大专、高中、中专、初中及以下</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婚姻状况</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del w:id="209" w:author="itw_zhaolx" w:date="2017-09-14T15:17:00Z"/>
                <w:rFonts w:ascii="微软雅黑" w:eastAsia="微软雅黑" w:hAnsi="微软雅黑"/>
                <w:sz w:val="18"/>
                <w:szCs w:val="18"/>
              </w:rPr>
            </w:pPr>
            <w:del w:id="210" w:author="itw_zhaolx" w:date="2017-09-14T15:17:00Z">
              <w:r>
                <w:rPr>
                  <w:rFonts w:ascii="微软雅黑" w:eastAsia="微软雅黑" w:hAnsi="微软雅黑" w:hint="eastAsia"/>
                  <w:sz w:val="18"/>
                  <w:szCs w:val="18"/>
                </w:rPr>
                <w:delText>自动带出本次投保的投保人的婚姻状况</w:delText>
              </w:r>
            </w:del>
          </w:p>
          <w:p w:rsidR="00AC17D8" w:rsidRDefault="00B55D4D">
            <w:pPr>
              <w:ind w:firstLine="0"/>
              <w:rPr>
                <w:rFonts w:ascii="微软雅黑" w:eastAsia="微软雅黑" w:hAnsi="微软雅黑"/>
                <w:sz w:val="18"/>
                <w:szCs w:val="18"/>
              </w:rPr>
            </w:pPr>
            <w:del w:id="211" w:author="itw_zhaolx" w:date="2017-09-14T15:17:00Z">
              <w:r>
                <w:rPr>
                  <w:rFonts w:ascii="微软雅黑" w:eastAsia="微软雅黑" w:hAnsi="微软雅黑" w:hint="eastAsia"/>
                  <w:sz w:val="18"/>
                  <w:szCs w:val="18"/>
                </w:rPr>
                <w:delText>还可编辑修改，</w:delText>
              </w:r>
            </w:del>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选项：已婚、未婚、离异、丧偶</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子女数量</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选项：无、1人、2人、3人、4人及以上</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您工作和生活的城市</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可选择省、市、区/县，参考目前微投模式</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居住地址</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pPr>
            <w:r>
              <w:rPr>
                <w:rFonts w:ascii="微软雅黑" w:eastAsia="微软雅黑" w:hAnsi="微软雅黑" w:hint="eastAsia"/>
                <w:sz w:val="18"/>
                <w:szCs w:val="18"/>
              </w:rPr>
              <w:t>文本录入框，光标移除则校验规则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必须大于等于4个汉字，小于120个字符</w:t>
            </w:r>
          </w:p>
          <w:p w:rsidR="00AC17D8" w:rsidRDefault="00B55D4D">
            <w:pPr>
              <w:ind w:firstLine="0"/>
            </w:pPr>
            <w:r>
              <w:rPr>
                <w:rFonts w:ascii="微软雅黑" w:eastAsia="微软雅黑" w:hAnsi="微软雅黑" w:hint="eastAsia"/>
                <w:sz w:val="18"/>
                <w:szCs w:val="18"/>
              </w:rPr>
              <w:t>错误提示：请正确选择并填写居住地址（需大于等于4个汉字）</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邮编</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pPr>
            <w:r>
              <w:rPr>
                <w:rFonts w:ascii="微软雅黑" w:eastAsia="微软雅黑" w:hAnsi="微软雅黑" w:hint="eastAsia"/>
                <w:sz w:val="18"/>
                <w:szCs w:val="18"/>
              </w:rPr>
              <w:t>文本录入框</w:t>
            </w:r>
          </w:p>
          <w:p w:rsidR="00AC17D8" w:rsidRDefault="00B55D4D">
            <w:pPr>
              <w:ind w:firstLine="0"/>
            </w:pPr>
            <w:r>
              <w:rPr>
                <w:rFonts w:ascii="微软雅黑" w:eastAsia="微软雅黑" w:hAnsi="微软雅黑" w:hint="eastAsia"/>
                <w:sz w:val="18"/>
                <w:szCs w:val="18"/>
              </w:rPr>
              <w:t>只能输入数字，光标移除则校验规则，不满足则提示：请输入正确的</w:t>
            </w:r>
            <w:r>
              <w:rPr>
                <w:rFonts w:ascii="微软雅黑" w:eastAsia="微软雅黑" w:hAnsi="微软雅黑" w:hint="eastAsia"/>
                <w:sz w:val="18"/>
                <w:szCs w:val="18"/>
              </w:rPr>
              <w:lastRenderedPageBreak/>
              <w:t>邮编</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lastRenderedPageBreak/>
              <w:t>备用联系人信息</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姓名</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pPr>
            <w:r>
              <w:rPr>
                <w:rFonts w:ascii="微软雅黑" w:eastAsia="微软雅黑" w:hAnsi="微软雅黑" w:hint="eastAsia"/>
                <w:sz w:val="18"/>
                <w:szCs w:val="18"/>
              </w:rPr>
              <w:t>文本录入框，光标移除则校验规则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校验规则按微投姓名校验规则</w:t>
            </w:r>
          </w:p>
          <w:p w:rsidR="00AC17D8" w:rsidRDefault="00B55D4D">
            <w:pPr>
              <w:ind w:firstLine="0"/>
            </w:pPr>
            <w:r>
              <w:rPr>
                <w:rFonts w:ascii="微软雅黑" w:eastAsia="微软雅黑" w:hAnsi="微软雅黑" w:hint="eastAsia"/>
                <w:sz w:val="18"/>
                <w:szCs w:val="18"/>
              </w:rPr>
              <w:t>错误提示：姓名长度需为3至27个字符，且不得有数字出现。若为中国籍，姓名间隔符请使用“·”录入</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关系</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选项：父母、配偶、子女、同事、其他</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电话</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pPr>
            <w:r>
              <w:rPr>
                <w:rFonts w:ascii="微软雅黑" w:eastAsia="微软雅黑" w:hAnsi="微软雅黑" w:hint="eastAsia"/>
                <w:sz w:val="18"/>
                <w:szCs w:val="18"/>
              </w:rPr>
              <w:t>文本录入框，光标移除则校验规则</w:t>
            </w:r>
          </w:p>
          <w:p w:rsidR="00AC17D8" w:rsidRDefault="00B55D4D">
            <w:pPr>
              <w:ind w:firstLine="0"/>
            </w:pPr>
            <w:r>
              <w:rPr>
                <w:rFonts w:ascii="微软雅黑" w:eastAsia="微软雅黑" w:hAnsi="微软雅黑" w:hint="eastAsia"/>
                <w:sz w:val="18"/>
                <w:szCs w:val="18"/>
              </w:rPr>
              <w:t>最多可录入18位数字，不满足则提示：联系电话最多可录入18位数字，请重新填写。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您法定配偶的基本信息</w:t>
            </w: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您法定配偶的基本信息，只有上述【婚姻状况】选择“已婚”时可填写且必填（民族不必填），选择“未婚、离异、丧偶”时，该模块隐藏不可见。</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姓名</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文本录入框，光标移除则校验规则</w:t>
            </w:r>
          </w:p>
          <w:p w:rsidR="00AC17D8" w:rsidRDefault="00B55D4D">
            <w:pPr>
              <w:ind w:firstLine="0"/>
              <w:rPr>
                <w:ins w:id="212" w:author="itw_zhaolx" w:date="2017-07-19T17:49:00Z"/>
                <w:rFonts w:ascii="微软雅黑" w:eastAsia="微软雅黑" w:hAnsi="微软雅黑"/>
                <w:sz w:val="18"/>
                <w:szCs w:val="18"/>
              </w:rPr>
            </w:pPr>
            <w:r>
              <w:rPr>
                <w:rFonts w:ascii="微软雅黑" w:eastAsia="微软雅黑" w:hAnsi="微软雅黑" w:hint="eastAsia"/>
                <w:sz w:val="18"/>
                <w:szCs w:val="18"/>
              </w:rPr>
              <w:t>校验规则按微投姓名校验规则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错误提示：姓名长度需为3至27个字符，且不得有数字出现。若为中国籍，姓名间隔符请使用“·”录入</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称谓</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选项：先生、女士</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证件类型</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rPr>
                <w:rFonts w:ascii="微软雅黑" w:eastAsia="微软雅黑" w:hAnsi="微软雅黑"/>
                <w:sz w:val="18"/>
                <w:szCs w:val="18"/>
              </w:rPr>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选项：身份证、护照</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证件号码</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如果所选证件类型是“护照”则只校验必填不校验规则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如果所选证件类型是“身份证”，则校验必填及规则，光标移除则校验规则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校验规则按微投身份证号码校验规则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错误提示：身份证号码有误，请重新填写</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出生日期</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时间选择器</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民族</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AC17D8">
            <w:pPr>
              <w:jc w:val="left"/>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lastRenderedPageBreak/>
              <w:t>选项：</w:t>
            </w:r>
            <w:r w:rsidR="00AC17D8" w:rsidRPr="00AC17D8">
              <w:rPr>
                <w:rFonts w:ascii="微软雅黑" w:eastAsia="微软雅黑" w:hAnsi="微软雅黑" w:hint="eastAsia"/>
                <w:sz w:val="18"/>
                <w:szCs w:val="18"/>
              </w:rPr>
              <w:object w:dxaOrig="1440" w:dyaOrig="1305">
                <v:shape id="_x0000_i1030" type="#_x0000_t75" style="width:72.55pt;height:65.85pt" o:ole="">
                  <v:imagedata r:id="rId26" o:title=""/>
                </v:shape>
                <o:OLEObject Type="Embed" ProgID="Excel.Sheet.12" ShapeID="_x0000_i1030" DrawAspect="Icon" ObjectID="_1569164035" r:id="rId28"/>
              </w:object>
            </w:r>
            <w:r>
              <w:rPr>
                <w:rFonts w:ascii="微软雅黑" w:eastAsia="微软雅黑" w:hAnsi="微软雅黑" w:hint="eastAsia"/>
                <w:sz w:val="18"/>
                <w:szCs w:val="18"/>
              </w:rPr>
              <w:t>（显示代码-文字供选择）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如果所选证件类型是“护照”则不必填</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如果所选证件类型是“身份证”则必填</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联系电话</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最多可录入18位数字，光标移除则校验规则，不满足则提示“联系电话最多可录入18位数字，请重新填写”</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所在行业</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1）党、政机关和社会团体；2）矿物开采业；3）水利、环境业；4）制造业；5）交通、运输、仓储和邮政业；6）体育、娱乐业；7）公共事务管理；8）卫生、社会保障和社会福利业；9）商业、服务业；10）计算机技术、信息技术业；11）农、林、牧、副、渔业；12）军、警；13）其它</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其他家庭成员基础信息</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您或配偶父母是否考虑入住？</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hint="eastAsia"/>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单选按钮选择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选项：是、否</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入住对象</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AC17D8">
            <w:pPr>
              <w:jc w:val="left"/>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如果【您或配偶父母是否考虑入住？】项选择否，则不展示该选项；若选择是，则展示该选项且必填</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可多选</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选项：本人父亲、本人母亲、配偶父亲、配偶母亲</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如果上述【婚姻状况】选择“未婚、离异”，则选项中</w:t>
            </w:r>
            <w:r>
              <w:rPr>
                <w:rFonts w:ascii="微软雅黑" w:eastAsia="微软雅黑" w:hAnsi="微软雅黑"/>
                <w:sz w:val="18"/>
                <w:szCs w:val="18"/>
              </w:rPr>
              <w:t>”</w:t>
            </w:r>
            <w:r>
              <w:rPr>
                <w:rFonts w:ascii="微软雅黑" w:eastAsia="微软雅黑" w:hAnsi="微软雅黑" w:hint="eastAsia"/>
                <w:sz w:val="18"/>
                <w:szCs w:val="18"/>
              </w:rPr>
              <w:t>配偶父亲、配偶母亲</w:t>
            </w:r>
            <w:r>
              <w:rPr>
                <w:rFonts w:ascii="微软雅黑" w:eastAsia="微软雅黑" w:hAnsi="微软雅黑"/>
                <w:sz w:val="18"/>
                <w:szCs w:val="18"/>
              </w:rPr>
              <w:t>”</w:t>
            </w:r>
            <w:r>
              <w:rPr>
                <w:rFonts w:ascii="微软雅黑" w:eastAsia="微软雅黑" w:hAnsi="微软雅黑" w:hint="eastAsia"/>
                <w:sz w:val="18"/>
                <w:szCs w:val="18"/>
              </w:rPr>
              <w:t>不可选择，“已婚、丧偶”时可选择</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其他家庭成员基础信息中根据上述所选的【入住对象】进行相应的展示，包含：您本人父亲、您本人母亲、您配偶父亲、您配偶母亲,，只要展示则该入住对象的相关信息均为必填</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姓名</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文本框录入，光标移除则校验规则</w:t>
            </w:r>
          </w:p>
          <w:p w:rsidR="00AC17D8" w:rsidRDefault="00B55D4D">
            <w:pPr>
              <w:ind w:firstLine="0"/>
              <w:rPr>
                <w:ins w:id="213" w:author="itw_zhaolx" w:date="2017-07-19T17:49:00Z"/>
                <w:rFonts w:ascii="微软雅黑" w:eastAsia="微软雅黑" w:hAnsi="微软雅黑"/>
                <w:sz w:val="18"/>
                <w:szCs w:val="18"/>
              </w:rPr>
            </w:pPr>
            <w:r>
              <w:rPr>
                <w:rFonts w:ascii="微软雅黑" w:eastAsia="微软雅黑" w:hAnsi="微软雅黑" w:hint="eastAsia"/>
                <w:sz w:val="18"/>
                <w:szCs w:val="18"/>
              </w:rPr>
              <w:t>校验规则按微投姓名校验规则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错误提示：姓名长度需为3至27个字符，且不得有数字出现。若为中国籍，姓名间隔符请使用“·”录入</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年龄</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文本框录入，光标移除则校验规则</w:t>
            </w:r>
          </w:p>
          <w:p w:rsidR="00AC17D8" w:rsidRDefault="00B55D4D">
            <w:pPr>
              <w:ind w:firstLine="0"/>
              <w:rPr>
                <w:ins w:id="214" w:author="itw_zhaolx" w:date="2017-07-19T17:52:00Z"/>
                <w:rFonts w:ascii="微软雅黑" w:eastAsia="微软雅黑" w:hAnsi="微软雅黑"/>
                <w:sz w:val="18"/>
                <w:szCs w:val="18"/>
              </w:rPr>
            </w:pPr>
            <w:r>
              <w:rPr>
                <w:rFonts w:ascii="微软雅黑" w:eastAsia="微软雅黑" w:hAnsi="微软雅黑" w:hint="eastAsia"/>
                <w:sz w:val="18"/>
                <w:szCs w:val="18"/>
              </w:rPr>
              <w:t>只能录入整数数字，范围：30-120，</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错误提示：年龄只能输入30-120之间的整数</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证件类型</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rPr>
                <w:rFonts w:ascii="微软雅黑" w:eastAsia="微软雅黑" w:hAnsi="微软雅黑"/>
                <w:sz w:val="18"/>
                <w:szCs w:val="18"/>
              </w:rPr>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下拉框选择</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选项：身份证、护照</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证件号码</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如果所选证件类型是“护照”则只校验必填不校验规则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如果所选证件类型是“身份证”，则校验必填及规则，光标移除则校验规则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校验规则按微投身份证号码校验规则</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错误提示：身份证号码有误，请重新填写</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电话</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文本框录入，若没有则填无</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现居城市</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jc w:val="left"/>
            </w:pPr>
            <w:r>
              <w:rPr>
                <w:rFonts w:ascii="微软雅黑" w:eastAsia="微软雅黑" w:hAnsi="微软雅黑" w:hint="eastAsia"/>
                <w:sz w:val="18"/>
                <w:szCs w:val="18"/>
              </w:rPr>
              <w:t>是</w:t>
            </w:r>
          </w:p>
        </w:tc>
        <w:tc>
          <w:tcPr>
            <w:tcW w:w="5528" w:type="dxa"/>
          </w:tcPr>
          <w:p w:rsidR="00AC17D8" w:rsidRDefault="00B55D4D">
            <w:pPr>
              <w:ind w:firstLine="0"/>
            </w:pPr>
            <w:r>
              <w:rPr>
                <w:rFonts w:ascii="微软雅黑" w:eastAsia="微软雅黑" w:hAnsi="微软雅黑" w:hint="eastAsia"/>
                <w:sz w:val="18"/>
                <w:szCs w:val="18"/>
              </w:rPr>
              <w:t>下拉框选择</w:t>
            </w:r>
          </w:p>
          <w:p w:rsidR="00AC17D8" w:rsidRDefault="00B55D4D">
            <w:pPr>
              <w:ind w:firstLine="0"/>
            </w:pPr>
            <w:r>
              <w:rPr>
                <w:rFonts w:ascii="微软雅黑" w:eastAsia="微软雅黑" w:hAnsi="微软雅黑" w:hint="eastAsia"/>
                <w:sz w:val="18"/>
                <w:szCs w:val="18"/>
              </w:rPr>
              <w:t>可选择省、市、区/县，参考目前微投模式</w:t>
            </w:r>
          </w:p>
        </w:tc>
      </w:tr>
      <w:tr w:rsidR="00AC17D8">
        <w:tc>
          <w:tcPr>
            <w:tcW w:w="675" w:type="dxa"/>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w:t>
            </w: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红字提示一下内容：</w:t>
            </w:r>
            <w:r>
              <w:rPr>
                <w:rFonts w:ascii="微软雅黑" w:eastAsia="微软雅黑" w:hAnsi="微软雅黑" w:hint="eastAsia"/>
                <w:color w:val="C00000"/>
                <w:sz w:val="18"/>
                <w:szCs w:val="18"/>
              </w:rPr>
              <w:t> 以下题目是您和其他权利人申请入住养老社区的关键信息，请您仔细考量并确认，审慎填写: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选择申请入住的养老社区</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您和您的配偶计划选择入住哪个养老社区</w:t>
            </w:r>
          </w:p>
        </w:tc>
        <w:tc>
          <w:tcPr>
            <w:tcW w:w="992" w:type="dxa"/>
          </w:tcPr>
          <w:p w:rsidR="00AC17D8" w:rsidRDefault="00B55D4D">
            <w:pPr>
              <w:jc w:val="left"/>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B55D4D">
            <w:pPr>
              <w:rPr>
                <w:rFonts w:ascii="微软雅黑" w:eastAsia="微软雅黑" w:hAnsi="微软雅黑"/>
                <w:sz w:val="18"/>
                <w:szCs w:val="18"/>
              </w:rPr>
            </w:pPr>
            <w:r>
              <w:rPr>
                <w:rFonts w:ascii="微软雅黑" w:eastAsia="微软雅黑" w:hAnsi="微软雅黑" w:hint="eastAsia"/>
                <w:sz w:val="18"/>
                <w:szCs w:val="18"/>
              </w:rPr>
              <w:t>是</w:t>
            </w: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单选列表</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选项：北京昌平区养老社区、上海松江区养老社区、广州萝岗区养老社区、苏州工业园区（阳澄湖半岛）养老社区、成都温江区养老社区、武汉东湖高新区养老社区、杭州西湖区养老社区</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您本人父母计划选择入住哪个养老社区</w:t>
            </w:r>
          </w:p>
        </w:tc>
        <w:tc>
          <w:tcPr>
            <w:tcW w:w="992" w:type="dxa"/>
          </w:tcPr>
          <w:p w:rsidR="00AC17D8" w:rsidRDefault="00B55D4D">
            <w:pPr>
              <w:jc w:val="left"/>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AC17D8">
            <w:pPr>
              <w:rPr>
                <w:rFonts w:ascii="微软雅黑" w:eastAsia="微软雅黑" w:hAnsi="微软雅黑"/>
                <w:sz w:val="18"/>
                <w:szCs w:val="18"/>
              </w:rPr>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单选列表</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选项：北京昌平区养老社区、上海松江区养老社区、广州萝岗区养老社区、苏州工业园区（阳澄湖半岛）养老社区、成都温江区养老社区、武汉东湖高新区养老社区、杭州西湖区养老社区</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只有上述【入住对象】中选择了“本人父亲或本人母亲”，才展示该选项且必填，否则隐藏不可见</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您配偶父母计划选择入住哪个养老社区</w:t>
            </w:r>
          </w:p>
        </w:tc>
        <w:tc>
          <w:tcPr>
            <w:tcW w:w="992" w:type="dxa"/>
          </w:tcPr>
          <w:p w:rsidR="00AC17D8" w:rsidRDefault="00B55D4D">
            <w:pPr>
              <w:jc w:val="left"/>
              <w:rPr>
                <w:rFonts w:ascii="微软雅黑" w:eastAsia="微软雅黑" w:hAnsi="微软雅黑"/>
                <w:sz w:val="18"/>
                <w:szCs w:val="18"/>
              </w:rPr>
            </w:pPr>
            <w:r>
              <w:rPr>
                <w:rFonts w:ascii="微软雅黑" w:eastAsia="微软雅黑" w:hAnsi="微软雅黑" w:hint="eastAsia"/>
                <w:sz w:val="18"/>
                <w:szCs w:val="18"/>
              </w:rPr>
              <w:t>是</w:t>
            </w:r>
          </w:p>
        </w:tc>
        <w:tc>
          <w:tcPr>
            <w:tcW w:w="992" w:type="dxa"/>
          </w:tcPr>
          <w:p w:rsidR="00AC17D8" w:rsidRDefault="00AC17D8">
            <w:pPr>
              <w:rPr>
                <w:rFonts w:ascii="微软雅黑" w:eastAsia="微软雅黑" w:hAnsi="微软雅黑"/>
                <w:sz w:val="18"/>
                <w:szCs w:val="18"/>
              </w:rPr>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单选列表</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选项：北京昌平区养老社区、上海松江区养老社区、广州萝岗区养老社区、苏州工业园区（阳澄湖半岛）养老社区、成都温江区养老社区、</w:t>
            </w:r>
            <w:r>
              <w:rPr>
                <w:rFonts w:ascii="微软雅黑" w:eastAsia="微软雅黑" w:hAnsi="微软雅黑" w:hint="eastAsia"/>
                <w:sz w:val="18"/>
                <w:szCs w:val="18"/>
              </w:rPr>
              <w:lastRenderedPageBreak/>
              <w:t>武汉东湖高新区养老社区、杭州西湖区养老社区</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只有上述【入住对象】中选择了“配偶父亲或配偶母亲”，才展示该选项且必填，否则隐藏不可见</w:t>
            </w:r>
          </w:p>
        </w:tc>
      </w:tr>
      <w:tr w:rsidR="00AC17D8">
        <w:tc>
          <w:tcPr>
            <w:tcW w:w="675" w:type="dxa"/>
            <w:vAlign w:val="center"/>
          </w:tcPr>
          <w:p w:rsidR="00AC17D8" w:rsidRDefault="00AC17D8">
            <w:pPr>
              <w:ind w:firstLine="0"/>
              <w:rPr>
                <w:rFonts w:ascii="微软雅黑" w:eastAsia="微软雅黑" w:hAnsi="微软雅黑"/>
                <w:sz w:val="18"/>
                <w:szCs w:val="18"/>
              </w:rPr>
            </w:pP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以上所有内容填写完成后，先将数据存储到手机缓冲中</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功能</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保存</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pPr>
              <w:rPr>
                <w:rFonts w:ascii="微软雅黑" w:eastAsia="微软雅黑" w:hAnsi="微软雅黑"/>
                <w:sz w:val="18"/>
                <w:szCs w:val="18"/>
              </w:rPr>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按钮</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点击校验上述信息是否填写完整，如存在必填项没有填，则给出相应提示信息。</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提示信息：**、***为必填项，请填写完整后再保存。</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如全部填写完整，则将数据存储到数据库，存储成功后，以上数据不可编辑修改（蒙层实现）</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保存成功后进入阅读关键事项提示页面</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修改</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pPr>
              <w:rPr>
                <w:rFonts w:ascii="微软雅黑" w:eastAsia="微软雅黑" w:hAnsi="微软雅黑"/>
                <w:sz w:val="18"/>
                <w:szCs w:val="18"/>
              </w:rPr>
            </w:pPr>
          </w:p>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按钮，保存成功后才显示该按钮</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点击后，可继续编辑修改上述所有信息，同时投保人签名信息需清除</w:t>
            </w:r>
          </w:p>
        </w:tc>
      </w:tr>
      <w:tr w:rsidR="00AC17D8">
        <w:tc>
          <w:tcPr>
            <w:tcW w:w="675" w:type="dxa"/>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关键事项提示页面</w:t>
            </w:r>
          </w:p>
        </w:tc>
        <w:tc>
          <w:tcPr>
            <w:tcW w:w="1418" w:type="dxa"/>
          </w:tcPr>
          <w:p w:rsidR="00AC17D8" w:rsidRDefault="00AC17D8">
            <w:pPr>
              <w:ind w:firstLine="0"/>
              <w:rPr>
                <w:rFonts w:ascii="微软雅黑" w:eastAsia="微软雅黑" w:hAnsi="微软雅黑"/>
                <w:sz w:val="18"/>
                <w:szCs w:val="18"/>
              </w:rPr>
            </w:pP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pPr>
              <w:rPr>
                <w:rFonts w:ascii="微软雅黑" w:eastAsia="微软雅黑" w:hAnsi="微软雅黑"/>
                <w:sz w:val="18"/>
                <w:szCs w:val="18"/>
              </w:rPr>
            </w:pPr>
          </w:p>
        </w:tc>
        <w:tc>
          <w:tcPr>
            <w:tcW w:w="5528" w:type="dxa"/>
            <w:tcBorders>
              <w:bottom w:val="single" w:sz="4" w:space="0" w:color="auto"/>
            </w:tcBorders>
          </w:tcPr>
          <w:p w:rsidR="00AC17D8" w:rsidRDefault="00B55D4D">
            <w:pPr>
              <w:ind w:firstLine="0"/>
              <w:rPr>
                <w:rFonts w:ascii="微软雅黑" w:eastAsia="微软雅黑" w:hAnsi="微软雅黑"/>
                <w:color w:val="C00000"/>
                <w:sz w:val="18"/>
                <w:szCs w:val="18"/>
              </w:rPr>
            </w:pPr>
            <w:r>
              <w:rPr>
                <w:rFonts w:ascii="微软雅黑" w:eastAsia="微软雅黑" w:hAnsi="微软雅黑" w:hint="eastAsia"/>
                <w:sz w:val="18"/>
                <w:szCs w:val="18"/>
              </w:rPr>
              <w:t>上方红字提示信息：</w:t>
            </w:r>
            <w:r>
              <w:rPr>
                <w:rFonts w:ascii="微软雅黑" w:eastAsia="微软雅黑" w:hAnsi="微软雅黑" w:hint="eastAsia"/>
                <w:color w:val="C00000"/>
                <w:sz w:val="18"/>
                <w:szCs w:val="18"/>
              </w:rPr>
              <w:t>为保障您的权益请认真阅读确认函关键事项提示。</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确认函关键信息提示内容如下：</w:t>
            </w:r>
          </w:p>
          <w:p w:rsidR="00AC17D8" w:rsidRDefault="00AC17D8">
            <w:pPr>
              <w:ind w:firstLine="0"/>
              <w:rPr>
                <w:rFonts w:ascii="微软雅黑" w:eastAsia="微软雅黑" w:hAnsi="微软雅黑"/>
                <w:sz w:val="18"/>
                <w:szCs w:val="18"/>
              </w:rPr>
            </w:pPr>
            <w:r w:rsidRPr="00AC17D8">
              <w:rPr>
                <w:rFonts w:ascii="微软雅黑" w:eastAsia="微软雅黑" w:hAnsi="微软雅黑" w:hint="eastAsia"/>
                <w:sz w:val="18"/>
                <w:szCs w:val="18"/>
              </w:rPr>
              <w:object w:dxaOrig="1440" w:dyaOrig="1305">
                <v:shape id="_x0000_i1031" type="#_x0000_t75" style="width:72.55pt;height:65.85pt" o:ole="">
                  <v:imagedata r:id="rId29" o:title=""/>
                </v:shape>
                <o:OLEObject Type="Embed" ProgID="Word.Document.12" ShapeID="_x0000_i1031" DrawAspect="Icon" ObjectID="_1569164036" r:id="rId30"/>
              </w:object>
            </w:r>
            <w:r w:rsidR="00B55D4D">
              <w:rPr>
                <w:rFonts w:ascii="微软雅黑" w:eastAsia="微软雅黑" w:hAnsi="微软雅黑" w:hint="eastAsia"/>
                <w:sz w:val="18"/>
                <w:szCs w:val="18"/>
              </w:rPr>
              <w:t>注：以该文档中内容为准</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点击勾选我已阅读并了解关键事项，下方“进入电子签名页面”功能键可用，否则不可用。</w:t>
            </w:r>
          </w:p>
        </w:tc>
      </w:tr>
    </w:tbl>
    <w:p w:rsidR="00AC17D8" w:rsidRDefault="00B55D4D">
      <w:pPr>
        <w:pStyle w:val="4"/>
      </w:pPr>
      <w:r>
        <w:rPr>
          <w:rFonts w:hint="eastAsia"/>
        </w:rPr>
        <w:lastRenderedPageBreak/>
        <w:t>电子签名</w:t>
      </w:r>
    </w:p>
    <w:p w:rsidR="00AC17D8" w:rsidRDefault="00B55D4D">
      <w:pPr>
        <w:jc w:val="center"/>
      </w:pPr>
      <w:r>
        <w:rPr>
          <w:rFonts w:ascii="宋体" w:eastAsia="宋体" w:hAnsi="宋体" w:cs="宋体"/>
          <w:noProof/>
          <w:sz w:val="24"/>
          <w:szCs w:val="24"/>
        </w:rPr>
        <w:drawing>
          <wp:inline distT="0" distB="0" distL="114300" distR="114300">
            <wp:extent cx="1525905" cy="2740660"/>
            <wp:effectExtent l="0" t="0" r="0" b="2540"/>
            <wp:docPr id="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56"/>
                    <pic:cNvPicPr>
                      <a:picLocks noChangeAspect="1"/>
                    </pic:cNvPicPr>
                  </pic:nvPicPr>
                  <pic:blipFill>
                    <a:blip r:embed="rId31"/>
                    <a:stretch>
                      <a:fillRect/>
                    </a:stretch>
                  </pic:blipFill>
                  <pic:spPr>
                    <a:xfrm>
                      <a:off x="0" y="0"/>
                      <a:ext cx="1525905" cy="2740660"/>
                    </a:xfrm>
                    <a:prstGeom prst="rect">
                      <a:avLst/>
                    </a:prstGeom>
                    <a:noFill/>
                    <a:ln w="9525">
                      <a:noFill/>
                    </a:ln>
                  </pic:spPr>
                </pic:pic>
              </a:graphicData>
            </a:graphic>
          </wp:inline>
        </w:drawing>
      </w:r>
      <w:r>
        <w:rPr>
          <w:rFonts w:hint="eastAsia"/>
          <w:noProof/>
        </w:rPr>
        <w:drawing>
          <wp:inline distT="0" distB="0" distL="0" distR="0">
            <wp:extent cx="1528445" cy="2713990"/>
            <wp:effectExtent l="0" t="0" r="1460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srcRect/>
                    <a:stretch>
                      <a:fillRect/>
                    </a:stretch>
                  </pic:blipFill>
                  <pic:spPr>
                    <a:xfrm>
                      <a:off x="0" y="0"/>
                      <a:ext cx="1528445" cy="2713990"/>
                    </a:xfrm>
                    <a:prstGeom prst="rect">
                      <a:avLst/>
                    </a:prstGeom>
                    <a:noFill/>
                    <a:ln w="9525">
                      <a:noFill/>
                      <a:miter lim="800000"/>
                      <a:headEnd/>
                      <a:tailEnd/>
                    </a:ln>
                  </pic:spPr>
                </pic:pic>
              </a:graphicData>
            </a:graphic>
          </wp:inline>
        </w:drawing>
      </w:r>
      <w:r>
        <w:rPr>
          <w:rFonts w:ascii="宋体" w:eastAsia="宋体" w:hAnsi="宋体" w:cs="宋体"/>
          <w:noProof/>
          <w:sz w:val="24"/>
          <w:szCs w:val="24"/>
        </w:rPr>
        <w:drawing>
          <wp:inline distT="0" distB="0" distL="114300" distR="114300">
            <wp:extent cx="1554480" cy="2738755"/>
            <wp:effectExtent l="0" t="0" r="7620" b="4445"/>
            <wp:docPr id="1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56"/>
                    <pic:cNvPicPr>
                      <a:picLocks noChangeAspect="1"/>
                    </pic:cNvPicPr>
                  </pic:nvPicPr>
                  <pic:blipFill>
                    <a:blip r:embed="rId33" cstate="print"/>
                    <a:stretch>
                      <a:fillRect/>
                    </a:stretch>
                  </pic:blipFill>
                  <pic:spPr>
                    <a:xfrm>
                      <a:off x="0" y="0"/>
                      <a:ext cx="1554480" cy="2738755"/>
                    </a:xfrm>
                    <a:prstGeom prst="rect">
                      <a:avLst/>
                    </a:prstGeom>
                    <a:noFill/>
                    <a:ln w="9525">
                      <a:noFill/>
                    </a:ln>
                  </pic:spPr>
                </pic:pic>
              </a:graphicData>
            </a:graphic>
          </wp:inline>
        </w:drawing>
      </w:r>
    </w:p>
    <w:p w:rsidR="00AC17D8" w:rsidRDefault="00B55D4D">
      <w:pPr>
        <w:jc w:val="center"/>
        <w:rPr>
          <w:sz w:val="16"/>
        </w:rPr>
      </w:pPr>
      <w:r>
        <w:rPr>
          <w:rFonts w:hint="eastAsia"/>
          <w:sz w:val="16"/>
        </w:rPr>
        <w:t>图3.3-2投保人电子签名页面</w:t>
      </w:r>
    </w:p>
    <w:p w:rsidR="00AC17D8" w:rsidRDefault="00B55D4D">
      <w:pPr>
        <w:rPr>
          <w:sz w:val="20"/>
        </w:rPr>
      </w:pPr>
      <w:r>
        <w:rPr>
          <w:rFonts w:hint="eastAsia"/>
          <w:sz w:val="20"/>
        </w:rPr>
        <w:t>注：此处的投被保人电子签名功能同微投流程中的投被保人电子签名功能</w:t>
      </w:r>
    </w:p>
    <w:tbl>
      <w:tblPr>
        <w:tblStyle w:val="af4"/>
        <w:tblW w:w="9605" w:type="dxa"/>
        <w:tblInd w:w="-560" w:type="dxa"/>
        <w:tblLayout w:type="fixed"/>
        <w:tblLook w:val="04A0"/>
      </w:tblPr>
      <w:tblGrid>
        <w:gridCol w:w="675"/>
        <w:gridCol w:w="1418"/>
        <w:gridCol w:w="992"/>
        <w:gridCol w:w="992"/>
        <w:gridCol w:w="5528"/>
      </w:tblGrid>
      <w:tr w:rsidR="00AC17D8">
        <w:tc>
          <w:tcPr>
            <w:tcW w:w="675"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区域</w:t>
            </w:r>
          </w:p>
        </w:tc>
        <w:tc>
          <w:tcPr>
            <w:tcW w:w="141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字段/功能名称</w:t>
            </w:r>
          </w:p>
        </w:tc>
        <w:tc>
          <w:tcPr>
            <w:tcW w:w="992" w:type="dxa"/>
            <w:shd w:val="clear" w:color="auto" w:fill="D9D9D9" w:themeFill="background1" w:themeFillShade="D9"/>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是否可改</w:t>
            </w:r>
          </w:p>
        </w:tc>
        <w:tc>
          <w:tcPr>
            <w:tcW w:w="992"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是否必填</w:t>
            </w:r>
          </w:p>
        </w:tc>
        <w:tc>
          <w:tcPr>
            <w:tcW w:w="552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规则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投保人电子签名</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点击签名</w:t>
            </w:r>
          </w:p>
        </w:tc>
        <w:tc>
          <w:tcPr>
            <w:tcW w:w="992" w:type="dxa"/>
          </w:tcPr>
          <w:p w:rsidR="00AC17D8" w:rsidRDefault="00B55D4D">
            <w:r>
              <w:rPr>
                <w:rFonts w:hint="eastAsia"/>
              </w:rPr>
              <w:t>是</w:t>
            </w:r>
          </w:p>
        </w:tc>
        <w:tc>
          <w:tcPr>
            <w:tcW w:w="992" w:type="dxa"/>
          </w:tcPr>
          <w:p w:rsidR="00AC17D8" w:rsidRDefault="00B55D4D">
            <w:r>
              <w:rPr>
                <w:rFonts w:hint="eastAsia"/>
              </w:rPr>
              <w:t>是</w:t>
            </w:r>
          </w:p>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按钮，点击进入电子签名页面，电子签名提交成功后，该按钮隐藏</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重新填写</w:t>
            </w:r>
          </w:p>
        </w:tc>
        <w:tc>
          <w:tcPr>
            <w:tcW w:w="992" w:type="dxa"/>
          </w:tcPr>
          <w:p w:rsidR="00AC17D8" w:rsidRDefault="00B55D4D">
            <w:r>
              <w:rPr>
                <w:rFonts w:hint="eastAsia"/>
              </w:rPr>
              <w:t>是</w:t>
            </w:r>
          </w:p>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按钮，电子签名提交成功后，显示该按钮，点击再次进入电子签名页面</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该按钮上方显示提交后电子签名</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注：本次投保的保单，投被保人是同一人，只需显示投保人电子签区域功能，被保人电子签名区域不显示</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电子签名</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上页</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tc>
        <w:tc>
          <w:tcPr>
            <w:tcW w:w="5528" w:type="dxa"/>
            <w:vMerge w:val="restart"/>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功能同微投电子签名页面功能</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下页</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tc>
        <w:tc>
          <w:tcPr>
            <w:tcW w:w="5528" w:type="dxa"/>
            <w:vMerge/>
          </w:tcPr>
          <w:p w:rsidR="00AC17D8" w:rsidRDefault="00AC17D8">
            <w:pPr>
              <w:ind w:firstLine="0"/>
              <w:rPr>
                <w:rFonts w:ascii="微软雅黑" w:eastAsia="微软雅黑" w:hAnsi="微软雅黑"/>
                <w:sz w:val="18"/>
                <w:szCs w:val="18"/>
              </w:rPr>
            </w:pP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清除</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tc>
        <w:tc>
          <w:tcPr>
            <w:tcW w:w="5528" w:type="dxa"/>
            <w:vMerge/>
          </w:tcPr>
          <w:p w:rsidR="00AC17D8" w:rsidRDefault="00AC17D8">
            <w:pPr>
              <w:ind w:firstLine="0"/>
              <w:rPr>
                <w:rFonts w:ascii="微软雅黑" w:eastAsia="微软雅黑" w:hAnsi="微软雅黑"/>
                <w:sz w:val="18"/>
                <w:szCs w:val="18"/>
              </w:rPr>
            </w:pP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提交</w:t>
            </w:r>
          </w:p>
        </w:tc>
        <w:tc>
          <w:tcPr>
            <w:tcW w:w="992" w:type="dxa"/>
          </w:tcPr>
          <w:p w:rsidR="00AC17D8" w:rsidRDefault="00AC17D8">
            <w:pPr>
              <w:rPr>
                <w:rFonts w:ascii="微软雅黑" w:eastAsia="微软雅黑" w:hAnsi="微软雅黑"/>
                <w:sz w:val="18"/>
                <w:szCs w:val="18"/>
              </w:rPr>
            </w:pPr>
          </w:p>
        </w:tc>
        <w:tc>
          <w:tcPr>
            <w:tcW w:w="992" w:type="dxa"/>
          </w:tcPr>
          <w:p w:rsidR="00AC17D8" w:rsidRDefault="00AC17D8"/>
        </w:tc>
        <w:tc>
          <w:tcPr>
            <w:tcW w:w="5528" w:type="dxa"/>
            <w:vMerge/>
          </w:tcPr>
          <w:p w:rsidR="00AC17D8" w:rsidRDefault="00AC17D8">
            <w:pPr>
              <w:ind w:firstLine="0"/>
              <w:rPr>
                <w:rFonts w:ascii="微软雅黑" w:eastAsia="微软雅黑" w:hAnsi="微软雅黑"/>
                <w:sz w:val="18"/>
                <w:szCs w:val="18"/>
              </w:rPr>
            </w:pPr>
          </w:p>
        </w:tc>
      </w:tr>
    </w:tbl>
    <w:p w:rsidR="00AC17D8" w:rsidRDefault="00B55D4D">
      <w:pPr>
        <w:pStyle w:val="4"/>
      </w:pPr>
      <w:r>
        <w:rPr>
          <w:rFonts w:hint="eastAsia"/>
        </w:rPr>
        <w:lastRenderedPageBreak/>
        <w:t>现场采集照片</w:t>
      </w:r>
    </w:p>
    <w:p w:rsidR="00AC17D8" w:rsidRDefault="00B55D4D">
      <w:pPr>
        <w:jc w:val="center"/>
      </w:pPr>
      <w:r>
        <w:rPr>
          <w:rFonts w:ascii="宋体" w:eastAsia="宋体" w:hAnsi="宋体" w:cs="宋体"/>
          <w:noProof/>
          <w:sz w:val="24"/>
          <w:szCs w:val="24"/>
        </w:rPr>
        <w:drawing>
          <wp:inline distT="0" distB="0" distL="114300" distR="114300">
            <wp:extent cx="2087245" cy="3677920"/>
            <wp:effectExtent l="0" t="0" r="8255" b="17780"/>
            <wp:docPr id="1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56"/>
                    <pic:cNvPicPr>
                      <a:picLocks noChangeAspect="1"/>
                    </pic:cNvPicPr>
                  </pic:nvPicPr>
                  <pic:blipFill>
                    <a:blip r:embed="rId34"/>
                    <a:stretch>
                      <a:fillRect/>
                    </a:stretch>
                  </pic:blipFill>
                  <pic:spPr>
                    <a:xfrm>
                      <a:off x="0" y="0"/>
                      <a:ext cx="2087245" cy="3677920"/>
                    </a:xfrm>
                    <a:prstGeom prst="rect">
                      <a:avLst/>
                    </a:prstGeom>
                    <a:noFill/>
                    <a:ln w="9525">
                      <a:noFill/>
                    </a:ln>
                  </pic:spPr>
                </pic:pic>
              </a:graphicData>
            </a:graphic>
          </wp:inline>
        </w:drawing>
      </w:r>
    </w:p>
    <w:tbl>
      <w:tblPr>
        <w:tblStyle w:val="af4"/>
        <w:tblW w:w="9605" w:type="dxa"/>
        <w:tblInd w:w="-560" w:type="dxa"/>
        <w:tblLayout w:type="fixed"/>
        <w:tblLook w:val="04A0"/>
      </w:tblPr>
      <w:tblGrid>
        <w:gridCol w:w="675"/>
        <w:gridCol w:w="1418"/>
        <w:gridCol w:w="992"/>
        <w:gridCol w:w="992"/>
        <w:gridCol w:w="5528"/>
      </w:tblGrid>
      <w:tr w:rsidR="00AC17D8">
        <w:tc>
          <w:tcPr>
            <w:tcW w:w="675"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区域</w:t>
            </w:r>
          </w:p>
        </w:tc>
        <w:tc>
          <w:tcPr>
            <w:tcW w:w="141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字段/功能名称</w:t>
            </w:r>
          </w:p>
        </w:tc>
        <w:tc>
          <w:tcPr>
            <w:tcW w:w="992" w:type="dxa"/>
            <w:shd w:val="clear" w:color="auto" w:fill="D9D9D9" w:themeFill="background1" w:themeFillShade="D9"/>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是否可改</w:t>
            </w:r>
          </w:p>
        </w:tc>
        <w:tc>
          <w:tcPr>
            <w:tcW w:w="992"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是否必填</w:t>
            </w:r>
          </w:p>
        </w:tc>
        <w:tc>
          <w:tcPr>
            <w:tcW w:w="552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规则</w:t>
            </w:r>
          </w:p>
        </w:tc>
      </w:tr>
      <w:tr w:rsidR="00AC17D8">
        <w:tc>
          <w:tcPr>
            <w:tcW w:w="675" w:type="dxa"/>
            <w:vMerge w:val="restart"/>
            <w:vAlign w:val="center"/>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现场采集照片</w:t>
            </w: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提示语1</w:t>
            </w:r>
          </w:p>
        </w:tc>
        <w:tc>
          <w:tcPr>
            <w:tcW w:w="992" w:type="dxa"/>
          </w:tcPr>
          <w:p w:rsidR="00AC17D8" w:rsidRDefault="00AC17D8"/>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为确保是您本人申请保障您的权益,需对您的身份进行公安部联网验证</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拍照功能</w:t>
            </w:r>
          </w:p>
        </w:tc>
        <w:tc>
          <w:tcPr>
            <w:tcW w:w="992" w:type="dxa"/>
          </w:tcPr>
          <w:p w:rsidR="00AC17D8" w:rsidRDefault="00B55D4D">
            <w:r>
              <w:rPr>
                <w:rFonts w:hint="eastAsia"/>
              </w:rPr>
              <w:t>是</w:t>
            </w:r>
          </w:p>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点击调用前置摄像头进行自拍</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拍照完成后：采集的图像在屏幕进行展示，此处点击后也可重新拍照，再次调用前置摄像头。</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提示语2</w:t>
            </w:r>
          </w:p>
        </w:tc>
        <w:tc>
          <w:tcPr>
            <w:tcW w:w="992" w:type="dxa"/>
          </w:tcPr>
          <w:p w:rsidR="00AC17D8" w:rsidRDefault="00AC17D8"/>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请您在光线明亮环境下,拍摄清晰正面图像</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提示语3</w:t>
            </w:r>
          </w:p>
        </w:tc>
        <w:tc>
          <w:tcPr>
            <w:tcW w:w="992" w:type="dxa"/>
          </w:tcPr>
          <w:p w:rsidR="00AC17D8" w:rsidRDefault="00AC17D8"/>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该申请流程与线下纸质申请流程具有同等法律效力</w:t>
            </w:r>
          </w:p>
        </w:tc>
      </w:tr>
      <w:tr w:rsidR="00AC17D8">
        <w:tc>
          <w:tcPr>
            <w:tcW w:w="675" w:type="dxa"/>
            <w:vAlign w:val="center"/>
          </w:tcPr>
          <w:p w:rsidR="00AC17D8" w:rsidRDefault="00AC17D8">
            <w:pPr>
              <w:ind w:firstLine="0"/>
              <w:rPr>
                <w:rFonts w:ascii="微软雅黑" w:eastAsia="微软雅黑" w:hAnsi="微软雅黑"/>
                <w:sz w:val="18"/>
                <w:szCs w:val="18"/>
              </w:rPr>
            </w:pPr>
          </w:p>
        </w:tc>
        <w:tc>
          <w:tcPr>
            <w:tcW w:w="8930" w:type="dxa"/>
            <w:gridSpan w:val="4"/>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人脸识别功能，调用人脸识别平台进行身份验证，规则如下：判断客户人像信息是否已在公司人像库中，若在则直接调用人像比对接口，若不在公司人像库中，则调用公安部人证比对接口。限制一个链接累计最多可使用10次，如累计次数超过10次，则提示“多次身份验证未通过，请使用纸质申请书申请。”</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人脸识别功能相关提示语，根据接口传回值判断给出提示</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 xml:space="preserve">提交：全部完成后点击提交按钮，开始镜像合成。 </w:t>
            </w:r>
          </w:p>
        </w:tc>
      </w:tr>
    </w:tbl>
    <w:p w:rsidR="00AC17D8" w:rsidRDefault="00B55D4D">
      <w:pPr>
        <w:pStyle w:val="4"/>
      </w:pPr>
      <w:r>
        <w:rPr>
          <w:rFonts w:hint="eastAsia"/>
        </w:rPr>
        <w:lastRenderedPageBreak/>
        <w:t>提交及镜像合成等</w:t>
      </w:r>
    </w:p>
    <w:p w:rsidR="00AC17D8" w:rsidRDefault="00B55D4D">
      <w:pPr>
        <w:jc w:val="center"/>
      </w:pPr>
      <w:r>
        <w:rPr>
          <w:rFonts w:hint="eastAsia"/>
          <w:noProof/>
        </w:rPr>
        <w:drawing>
          <wp:inline distT="0" distB="0" distL="0" distR="0">
            <wp:extent cx="2149475" cy="4224655"/>
            <wp:effectExtent l="19050" t="0" r="287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5" cstate="print"/>
                    <a:srcRect/>
                    <a:stretch>
                      <a:fillRect/>
                    </a:stretch>
                  </pic:blipFill>
                  <pic:spPr>
                    <a:xfrm>
                      <a:off x="0" y="0"/>
                      <a:ext cx="2153473" cy="4231942"/>
                    </a:xfrm>
                    <a:prstGeom prst="rect">
                      <a:avLst/>
                    </a:prstGeom>
                    <a:noFill/>
                    <a:ln w="9525">
                      <a:noFill/>
                      <a:miter lim="800000"/>
                      <a:headEnd/>
                      <a:tailEnd/>
                    </a:ln>
                  </pic:spPr>
                </pic:pic>
              </a:graphicData>
            </a:graphic>
          </wp:inline>
        </w:drawing>
      </w:r>
    </w:p>
    <w:p w:rsidR="00AC17D8" w:rsidRDefault="00B55D4D">
      <w:pPr>
        <w:jc w:val="center"/>
      </w:pPr>
      <w:r>
        <w:rPr>
          <w:rFonts w:hint="eastAsia"/>
          <w:noProof/>
        </w:rPr>
        <w:lastRenderedPageBreak/>
        <w:drawing>
          <wp:inline distT="0" distB="0" distL="0" distR="0">
            <wp:extent cx="1979930" cy="3891280"/>
            <wp:effectExtent l="19050" t="0" r="1200" b="0"/>
            <wp:docPr id="39" name="图片 20" descr="图15-申请提交成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descr="图15-申请提交成功.bmp"/>
                    <pic:cNvPicPr>
                      <a:picLocks noChangeAspect="1"/>
                    </pic:cNvPicPr>
                  </pic:nvPicPr>
                  <pic:blipFill>
                    <a:blip r:embed="rId36" cstate="print"/>
                    <a:stretch>
                      <a:fillRect/>
                    </a:stretch>
                  </pic:blipFill>
                  <pic:spPr>
                    <a:xfrm>
                      <a:off x="0" y="0"/>
                      <a:ext cx="1980000" cy="3891402"/>
                    </a:xfrm>
                    <a:prstGeom prst="rect">
                      <a:avLst/>
                    </a:prstGeom>
                  </pic:spPr>
                </pic:pic>
              </a:graphicData>
            </a:graphic>
          </wp:inline>
        </w:drawing>
      </w:r>
      <w:r>
        <w:rPr>
          <w:rFonts w:hint="eastAsia"/>
          <w:noProof/>
        </w:rPr>
        <w:drawing>
          <wp:inline distT="0" distB="0" distL="0" distR="0">
            <wp:extent cx="1978660" cy="3895725"/>
            <wp:effectExtent l="19050" t="0" r="2498" b="0"/>
            <wp:docPr id="40" name="图片 21" descr="图16-申请提交失败.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descr="图16-申请提交失败.bmp"/>
                    <pic:cNvPicPr>
                      <a:picLocks noChangeAspect="1"/>
                    </pic:cNvPicPr>
                  </pic:nvPicPr>
                  <pic:blipFill>
                    <a:blip r:embed="rId37" cstate="print"/>
                    <a:stretch>
                      <a:fillRect/>
                    </a:stretch>
                  </pic:blipFill>
                  <pic:spPr>
                    <a:xfrm>
                      <a:off x="0" y="0"/>
                      <a:ext cx="1980000" cy="3898280"/>
                    </a:xfrm>
                    <a:prstGeom prst="rect">
                      <a:avLst/>
                    </a:prstGeom>
                  </pic:spPr>
                </pic:pic>
              </a:graphicData>
            </a:graphic>
          </wp:inline>
        </w:drawing>
      </w:r>
    </w:p>
    <w:tbl>
      <w:tblPr>
        <w:tblStyle w:val="af4"/>
        <w:tblW w:w="9605" w:type="dxa"/>
        <w:tblInd w:w="-560" w:type="dxa"/>
        <w:tblLayout w:type="fixed"/>
        <w:tblLook w:val="04A0"/>
      </w:tblPr>
      <w:tblGrid>
        <w:gridCol w:w="675"/>
        <w:gridCol w:w="1418"/>
        <w:gridCol w:w="992"/>
        <w:gridCol w:w="992"/>
        <w:gridCol w:w="5528"/>
      </w:tblGrid>
      <w:tr w:rsidR="00AC17D8">
        <w:tc>
          <w:tcPr>
            <w:tcW w:w="675"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区域</w:t>
            </w:r>
          </w:p>
        </w:tc>
        <w:tc>
          <w:tcPr>
            <w:tcW w:w="141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字段/功能名称</w:t>
            </w:r>
          </w:p>
        </w:tc>
        <w:tc>
          <w:tcPr>
            <w:tcW w:w="992" w:type="dxa"/>
            <w:shd w:val="clear" w:color="auto" w:fill="D9D9D9" w:themeFill="background1" w:themeFillShade="D9"/>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是否可改</w:t>
            </w:r>
          </w:p>
        </w:tc>
        <w:tc>
          <w:tcPr>
            <w:tcW w:w="992"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是否必填</w:t>
            </w:r>
          </w:p>
        </w:tc>
        <w:tc>
          <w:tcPr>
            <w:tcW w:w="5528" w:type="dxa"/>
            <w:shd w:val="clear" w:color="auto" w:fill="D9D9D9" w:themeFill="background1" w:themeFillShade="D9"/>
            <w:vAlign w:val="center"/>
          </w:tcPr>
          <w:p w:rsidR="00AC17D8" w:rsidRDefault="00B55D4D">
            <w:pPr>
              <w:ind w:firstLine="0"/>
              <w:jc w:val="center"/>
              <w:rPr>
                <w:rFonts w:ascii="微软雅黑" w:eastAsia="微软雅黑" w:hAnsi="微软雅黑"/>
                <w:b/>
                <w:sz w:val="18"/>
                <w:szCs w:val="18"/>
              </w:rPr>
            </w:pPr>
            <w:r>
              <w:rPr>
                <w:rFonts w:ascii="微软雅黑" w:eastAsia="微软雅黑" w:hAnsi="微软雅黑" w:hint="eastAsia"/>
                <w:b/>
                <w:sz w:val="18"/>
                <w:szCs w:val="18"/>
              </w:rPr>
              <w:t>规则</w:t>
            </w:r>
          </w:p>
        </w:tc>
      </w:tr>
      <w:tr w:rsidR="00AC17D8">
        <w:tc>
          <w:tcPr>
            <w:tcW w:w="675" w:type="dxa"/>
            <w:vMerge w:val="restart"/>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提交</w:t>
            </w:r>
          </w:p>
        </w:tc>
        <w:tc>
          <w:tcPr>
            <w:tcW w:w="992" w:type="dxa"/>
          </w:tcPr>
          <w:p w:rsidR="00AC17D8" w:rsidRDefault="00B55D4D">
            <w:r>
              <w:rPr>
                <w:rFonts w:hint="eastAsia"/>
              </w:rPr>
              <w:t>是</w:t>
            </w:r>
          </w:p>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点击提交按钮，需校验电子签名及现场照片是否都采集完成，如未完成给出相应提示语</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如均采集完成且验证通过则开始镜像合成</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镜像合成</w:t>
            </w:r>
          </w:p>
        </w:tc>
        <w:tc>
          <w:tcPr>
            <w:tcW w:w="992" w:type="dxa"/>
          </w:tcPr>
          <w:p w:rsidR="00AC17D8" w:rsidRDefault="00AC17D8"/>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镜像合成：</w:t>
            </w:r>
          </w:p>
          <w:p w:rsidR="00AC17D8" w:rsidRDefault="00B55D4D">
            <w:pPr>
              <w:numPr>
                <w:ilvl w:val="0"/>
                <w:numId w:val="3"/>
              </w:numPr>
              <w:ind w:firstLine="0"/>
            </w:pPr>
            <w:r>
              <w:rPr>
                <w:rFonts w:ascii="微软雅黑" w:eastAsia="微软雅黑" w:hAnsi="微软雅黑" w:hint="eastAsia"/>
                <w:sz w:val="18"/>
                <w:szCs w:val="18"/>
              </w:rPr>
              <w:t>公司logo：显示泰康之家</w:t>
            </w:r>
          </w:p>
          <w:p w:rsidR="00AC17D8" w:rsidRDefault="00AC17D8">
            <w:pPr>
              <w:ind w:firstLine="0"/>
            </w:pPr>
            <w:r w:rsidRPr="00AC17D8">
              <w:rPr>
                <w:rFonts w:hint="eastAsia"/>
              </w:rPr>
              <w:object w:dxaOrig="1440" w:dyaOrig="1305">
                <v:shape id="_x0000_i1032" type="#_x0000_t75" style="width:72.55pt;height:65.85pt" o:ole="">
                  <v:imagedata r:id="rId38" o:title=""/>
                </v:shape>
                <o:OLEObject Type="Embed" ProgID="Package" ShapeID="_x0000_i1032" DrawAspect="Icon" ObjectID="_1569164037" r:id="rId39"/>
              </w:object>
            </w:r>
            <w:r w:rsidRPr="00AC17D8">
              <w:rPr>
                <w:rFonts w:hint="eastAsia"/>
              </w:rPr>
              <w:object w:dxaOrig="1440" w:dyaOrig="1305">
                <v:shape id="_x0000_i1033" type="#_x0000_t75" style="width:72.55pt;height:65.85pt" o:ole="">
                  <v:imagedata r:id="rId40" o:title=""/>
                </v:shape>
                <o:OLEObject Type="Embed" ProgID="Package" ShapeID="_x0000_i1033" DrawAspect="Icon" ObjectID="_1569164038" r:id="rId41"/>
              </w:objec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2）镜像合成内容：标题、慰问语、客户申请填写的信息、个人及家庭信息、需求调研信息、确认函关键事项提示、结束语、电子签名、现场采集照片。具体模板如下：</w:t>
            </w:r>
          </w:p>
          <w:p w:rsidR="00AC17D8" w:rsidRDefault="00AC17D8">
            <w:pPr>
              <w:ind w:firstLine="0"/>
              <w:rPr>
                <w:rFonts w:ascii="微软雅黑" w:eastAsia="微软雅黑" w:hAnsi="微软雅黑"/>
                <w:sz w:val="18"/>
                <w:szCs w:val="18"/>
              </w:rPr>
            </w:pPr>
            <w:r w:rsidRPr="00AC17D8">
              <w:rPr>
                <w:rFonts w:ascii="微软雅黑" w:eastAsia="微软雅黑" w:hAnsi="微软雅黑" w:hint="eastAsia"/>
                <w:sz w:val="18"/>
                <w:szCs w:val="18"/>
              </w:rPr>
              <w:object w:dxaOrig="1440" w:dyaOrig="1305">
                <v:shape id="_x0000_i1034" type="#_x0000_t75" style="width:72.55pt;height:65.85pt" o:ole="">
                  <v:imagedata r:id="rId42" o:title=""/>
                </v:shape>
                <o:OLEObject Type="Embed" ProgID="Word.Document.12" ShapeID="_x0000_i1034" DrawAspect="Icon" ObjectID="_1569164039" r:id="rId43"/>
              </w:object>
            </w:r>
            <w:r w:rsidR="00B55D4D">
              <w:rPr>
                <w:rFonts w:ascii="微软雅黑" w:eastAsia="微软雅黑" w:hAnsi="微软雅黑" w:hint="eastAsia"/>
                <w:sz w:val="18"/>
                <w:szCs w:val="18"/>
              </w:rPr>
              <w:t>注：以该文档中内容为准</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lastRenderedPageBreak/>
              <w:t>注：文档中“填写日期”显示镜像合成日期</w:t>
            </w:r>
          </w:p>
          <w:p w:rsidR="00AC17D8" w:rsidRDefault="00B55D4D">
            <w:pPr>
              <w:numPr>
                <w:ilvl w:val="0"/>
                <w:numId w:val="4"/>
              </w:numPr>
              <w:ind w:firstLine="0"/>
              <w:rPr>
                <w:rFonts w:eastAsia="微软雅黑"/>
              </w:rPr>
            </w:pPr>
            <w:r>
              <w:rPr>
                <w:rFonts w:ascii="微软雅黑" w:eastAsia="微软雅黑" w:hAnsi="微软雅黑" w:hint="eastAsia"/>
                <w:sz w:val="18"/>
                <w:szCs w:val="18"/>
              </w:rPr>
              <w:t>镜像合成的文件存储至ECM已有的“养老社区确认函申请书”分类下</w:t>
            </w:r>
            <w:r>
              <w:rPr>
                <w:rFonts w:eastAsia="微软雅黑" w:hint="eastAsia"/>
              </w:rPr>
              <w:t>，分类代码：</w:t>
            </w:r>
            <w:r>
              <w:rPr>
                <w:rFonts w:eastAsia="微软雅黑" w:hint="eastAsia"/>
              </w:rPr>
              <w:t>42010010</w:t>
            </w:r>
          </w:p>
          <w:p w:rsidR="00AC17D8" w:rsidRDefault="00B55D4D">
            <w:pPr>
              <w:ind w:firstLine="0"/>
              <w:rPr>
                <w:rFonts w:eastAsia="微软雅黑"/>
              </w:rPr>
            </w:pPr>
            <w:r>
              <w:rPr>
                <w:rFonts w:eastAsia="微软雅黑" w:hint="eastAsia"/>
                <w:sz w:val="18"/>
                <w:szCs w:val="18"/>
              </w:rPr>
              <w:t>注：因进度紧张，镜像合成确认页面先实现网页版申请书展示，后期再实现生成申请书影像文件存到</w:t>
            </w:r>
            <w:r>
              <w:rPr>
                <w:rFonts w:eastAsia="微软雅黑" w:hint="eastAsia"/>
                <w:sz w:val="18"/>
                <w:szCs w:val="18"/>
              </w:rPr>
              <w:t>ECM</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确认</w:t>
            </w:r>
          </w:p>
        </w:tc>
        <w:tc>
          <w:tcPr>
            <w:tcW w:w="992" w:type="dxa"/>
          </w:tcPr>
          <w:p w:rsidR="00AC17D8" w:rsidRDefault="00AC17D8"/>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点击确认按钮执行提交动作，同时调取养老社区销售系统（RCSS）接口将确认函申请信息传给销售系统。</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AC17D8">
            <w:pPr>
              <w:ind w:firstLine="0"/>
            </w:pP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申请结果</w:t>
            </w:r>
            <w:r>
              <w:rPr>
                <w:rFonts w:ascii="微软雅黑" w:eastAsia="微软雅黑" w:hAnsi="微软雅黑"/>
                <w:sz w:val="18"/>
                <w:szCs w:val="18"/>
              </w:rPr>
              <w:t>—</w:t>
            </w:r>
            <w:r>
              <w:rPr>
                <w:rFonts w:ascii="微软雅黑" w:eastAsia="微软雅黑" w:hAnsi="微软雅黑" w:hint="eastAsia"/>
                <w:sz w:val="18"/>
                <w:szCs w:val="18"/>
              </w:rPr>
              <w:t>成功</w:t>
            </w:r>
          </w:p>
        </w:tc>
        <w:tc>
          <w:tcPr>
            <w:tcW w:w="992" w:type="dxa"/>
          </w:tcPr>
          <w:p w:rsidR="00AC17D8" w:rsidRDefault="00AC17D8"/>
        </w:tc>
        <w:tc>
          <w:tcPr>
            <w:tcW w:w="992" w:type="dxa"/>
          </w:tcPr>
          <w:p w:rsidR="00AC17D8" w:rsidRDefault="00AC17D8"/>
        </w:tc>
        <w:tc>
          <w:tcPr>
            <w:tcW w:w="552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点击确认后，若养老社区销售系统正常收到申请，则返回成功信息，移动端页面显示“申请提交成功”</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提交成功页面提示语：</w:t>
            </w:r>
          </w:p>
          <w:p w:rsidR="00AC17D8" w:rsidRDefault="00B55D4D">
            <w:pPr>
              <w:ind w:firstLine="0"/>
              <w:jc w:val="center"/>
              <w:rPr>
                <w:del w:id="215" w:author="itw_zhaolx" w:date="2017-09-05T16:03:00Z"/>
                <w:rFonts w:ascii="微软雅黑" w:eastAsia="微软雅黑" w:hAnsi="微软雅黑"/>
                <w:sz w:val="18"/>
                <w:szCs w:val="18"/>
              </w:rPr>
            </w:pPr>
            <w:del w:id="216" w:author="itw_zhaolx" w:date="2017-09-05T16:03:00Z">
              <w:r>
                <w:rPr>
                  <w:rFonts w:ascii="微软雅黑" w:eastAsia="微软雅黑" w:hAnsi="微软雅黑" w:hint="eastAsia"/>
                  <w:sz w:val="18"/>
                  <w:szCs w:val="18"/>
                </w:rPr>
                <w:delText>您可以通过微信服务大厅的确认函申请查询进度。</w:delText>
              </w:r>
            </w:del>
          </w:p>
          <w:p w:rsidR="00AC17D8" w:rsidRDefault="00B55D4D">
            <w:pPr>
              <w:ind w:firstLine="0"/>
              <w:jc w:val="center"/>
              <w:rPr>
                <w:rFonts w:ascii="微软雅黑" w:eastAsia="微软雅黑" w:hAnsi="微软雅黑"/>
                <w:sz w:val="18"/>
                <w:szCs w:val="18"/>
              </w:rPr>
            </w:pPr>
            <w:r>
              <w:rPr>
                <w:rFonts w:ascii="微软雅黑" w:eastAsia="微软雅黑" w:hAnsi="微软雅黑" w:hint="eastAsia"/>
                <w:sz w:val="18"/>
                <w:szCs w:val="18"/>
              </w:rPr>
              <w:t>如有疑问请咨询95522，我们将竭诚为您服务！</w:t>
            </w:r>
          </w:p>
          <w:p w:rsidR="00AC17D8" w:rsidRDefault="00B55D4D">
            <w:pPr>
              <w:ind w:firstLine="0"/>
              <w:jc w:val="center"/>
              <w:rPr>
                <w:rFonts w:ascii="微软雅黑" w:eastAsia="微软雅黑" w:hAnsi="微软雅黑"/>
                <w:sz w:val="18"/>
                <w:szCs w:val="18"/>
              </w:rPr>
            </w:pPr>
            <w:r>
              <w:rPr>
                <w:rFonts w:ascii="微软雅黑" w:eastAsia="微软雅黑" w:hAnsi="微软雅黑" w:hint="eastAsia"/>
                <w:sz w:val="18"/>
                <w:szCs w:val="18"/>
              </w:rPr>
              <w:t>感谢选择泰康，祝您一路泰康</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返回到主页：功能键，点击则返回到主页面。（此处的主页面指泰康家园官微页面）</w:t>
            </w:r>
          </w:p>
        </w:tc>
      </w:tr>
      <w:tr w:rsidR="00AC17D8">
        <w:tc>
          <w:tcPr>
            <w:tcW w:w="675" w:type="dxa"/>
            <w:vMerge/>
            <w:vAlign w:val="center"/>
          </w:tcPr>
          <w:p w:rsidR="00AC17D8" w:rsidRDefault="00AC17D8">
            <w:pPr>
              <w:ind w:firstLine="0"/>
              <w:rPr>
                <w:rFonts w:ascii="微软雅黑" w:eastAsia="微软雅黑" w:hAnsi="微软雅黑"/>
                <w:sz w:val="18"/>
                <w:szCs w:val="18"/>
              </w:rPr>
            </w:pPr>
          </w:p>
        </w:tc>
        <w:tc>
          <w:tcPr>
            <w:tcW w:w="1418" w:type="dxa"/>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申请结果</w:t>
            </w:r>
            <w:r>
              <w:rPr>
                <w:rFonts w:ascii="微软雅黑" w:eastAsia="微软雅黑" w:hAnsi="微软雅黑"/>
                <w:sz w:val="18"/>
                <w:szCs w:val="18"/>
              </w:rPr>
              <w:t>—</w:t>
            </w:r>
            <w:r>
              <w:rPr>
                <w:rFonts w:ascii="微软雅黑" w:eastAsia="微软雅黑" w:hAnsi="微软雅黑" w:hint="eastAsia"/>
                <w:sz w:val="18"/>
                <w:szCs w:val="18"/>
              </w:rPr>
              <w:t>失败</w:t>
            </w:r>
          </w:p>
        </w:tc>
        <w:tc>
          <w:tcPr>
            <w:tcW w:w="992" w:type="dxa"/>
          </w:tcPr>
          <w:p w:rsidR="00AC17D8" w:rsidRDefault="00AC17D8"/>
        </w:tc>
        <w:tc>
          <w:tcPr>
            <w:tcW w:w="992" w:type="dxa"/>
          </w:tcPr>
          <w:p w:rsidR="00AC17D8" w:rsidRDefault="00AC17D8"/>
        </w:tc>
        <w:tc>
          <w:tcPr>
            <w:tcW w:w="5528" w:type="dxa"/>
            <w:tcBorders>
              <w:bottom w:val="single" w:sz="4" w:space="0" w:color="auto"/>
            </w:tcBorders>
          </w:tcPr>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申请提交失败：若移动端未接到养老社区销售系统返回信息，则前端页面显示“申请提交失败”</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提示语1：请仔细核对信息是否填写准确！</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再试一次：功能键，点击重新执行提交动作</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提示语2：如有疑问请咨询95522，我们将竭诚为您服务！</w:t>
            </w:r>
          </w:p>
          <w:p w:rsidR="00AC17D8" w:rsidRDefault="00B55D4D">
            <w:pPr>
              <w:ind w:firstLine="0"/>
              <w:rPr>
                <w:rFonts w:ascii="微软雅黑" w:eastAsia="微软雅黑" w:hAnsi="微软雅黑"/>
                <w:sz w:val="18"/>
                <w:szCs w:val="18"/>
              </w:rPr>
            </w:pPr>
            <w:r>
              <w:rPr>
                <w:rFonts w:ascii="微软雅黑" w:eastAsia="微软雅黑" w:hAnsi="微软雅黑" w:hint="eastAsia"/>
                <w:sz w:val="18"/>
                <w:szCs w:val="18"/>
              </w:rPr>
              <w:t>感谢选择泰康，祝您一路泰康！</w:t>
            </w:r>
          </w:p>
        </w:tc>
      </w:tr>
    </w:tbl>
    <w:p w:rsidR="00AC17D8" w:rsidRDefault="00AC17D8">
      <w:pPr>
        <w:jc w:val="center"/>
      </w:pPr>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rFonts w:hAnsi="黑体"/>
          <w:b/>
          <w:kern w:val="0"/>
          <w:sz w:val="28"/>
          <w:szCs w:val="28"/>
        </w:rPr>
      </w:pPr>
      <w:r>
        <w:rPr>
          <w:rFonts w:hAnsi="黑体" w:hint="eastAsia"/>
          <w:b/>
          <w:kern w:val="0"/>
          <w:sz w:val="28"/>
          <w:szCs w:val="28"/>
        </w:rPr>
        <w:t>业务规则</w:t>
      </w:r>
    </w:p>
    <w:tbl>
      <w:tblPr>
        <w:tblW w:w="9073" w:type="dxa"/>
        <w:tblInd w:w="-694" w:type="dxa"/>
        <w:tblLayout w:type="fixed"/>
        <w:tblCellMar>
          <w:top w:w="15" w:type="dxa"/>
          <w:left w:w="15" w:type="dxa"/>
          <w:bottom w:w="15" w:type="dxa"/>
          <w:right w:w="15" w:type="dxa"/>
        </w:tblCellMar>
        <w:tblLook w:val="04A0"/>
      </w:tblPr>
      <w:tblGrid>
        <w:gridCol w:w="709"/>
        <w:gridCol w:w="1418"/>
        <w:gridCol w:w="6946"/>
      </w:tblGrid>
      <w:tr w:rsidR="00AC17D8">
        <w:trPr>
          <w:trHeight w:val="451"/>
        </w:trPr>
        <w:tc>
          <w:tcPr>
            <w:tcW w:w="709"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AC17D8" w:rsidRDefault="00B55D4D">
            <w:pPr>
              <w:widowControl/>
              <w:spacing w:line="240" w:lineRule="auto"/>
              <w:ind w:firstLine="0"/>
              <w:jc w:val="center"/>
              <w:rPr>
                <w:rFonts w:asciiTheme="minorEastAsia" w:hAnsiTheme="minorEastAsia" w:cs="宋体"/>
                <w:bCs/>
                <w:color w:val="000000"/>
                <w:kern w:val="0"/>
              </w:rPr>
            </w:pPr>
            <w:r>
              <w:rPr>
                <w:rFonts w:asciiTheme="minorEastAsia" w:hAnsiTheme="minorEastAsia" w:cs="宋体" w:hint="eastAsia"/>
                <w:bCs/>
                <w:color w:val="000000"/>
                <w:kern w:val="0"/>
              </w:rPr>
              <w:t>编号</w:t>
            </w:r>
          </w:p>
        </w:tc>
        <w:tc>
          <w:tcPr>
            <w:tcW w:w="1418" w:type="dxa"/>
            <w:tcBorders>
              <w:top w:val="single" w:sz="4" w:space="0" w:color="000000"/>
              <w:bottom w:val="single" w:sz="4" w:space="0" w:color="000000"/>
              <w:right w:val="single" w:sz="4" w:space="0" w:color="000000"/>
            </w:tcBorders>
            <w:shd w:val="clear" w:color="auto" w:fill="969696"/>
            <w:vAlign w:val="center"/>
          </w:tcPr>
          <w:p w:rsidR="00AC17D8" w:rsidRDefault="00B55D4D">
            <w:pPr>
              <w:widowControl/>
              <w:spacing w:line="240" w:lineRule="auto"/>
              <w:ind w:firstLine="0"/>
              <w:jc w:val="center"/>
              <w:rPr>
                <w:rFonts w:asciiTheme="minorEastAsia" w:hAnsiTheme="minorEastAsia" w:cs="宋体"/>
                <w:bCs/>
                <w:color w:val="000000"/>
                <w:kern w:val="0"/>
              </w:rPr>
            </w:pPr>
            <w:r>
              <w:rPr>
                <w:rFonts w:asciiTheme="minorEastAsia" w:hAnsiTheme="minorEastAsia" w:cs="宋体" w:hint="eastAsia"/>
                <w:bCs/>
                <w:color w:val="000000"/>
                <w:kern w:val="0"/>
              </w:rPr>
              <w:t>规则名称</w:t>
            </w:r>
          </w:p>
        </w:tc>
        <w:tc>
          <w:tcPr>
            <w:tcW w:w="6946" w:type="dxa"/>
            <w:tcBorders>
              <w:top w:val="single" w:sz="4" w:space="0" w:color="000000"/>
              <w:bottom w:val="single" w:sz="4" w:space="0" w:color="000000"/>
              <w:right w:val="single" w:sz="4" w:space="0" w:color="000000"/>
            </w:tcBorders>
            <w:shd w:val="clear" w:color="auto" w:fill="969696"/>
            <w:vAlign w:val="center"/>
          </w:tcPr>
          <w:p w:rsidR="00AC17D8" w:rsidRDefault="00B55D4D">
            <w:pPr>
              <w:widowControl/>
              <w:spacing w:line="240" w:lineRule="auto"/>
              <w:ind w:firstLine="0"/>
              <w:jc w:val="center"/>
              <w:rPr>
                <w:rFonts w:asciiTheme="minorEastAsia" w:hAnsiTheme="minorEastAsia" w:cs="宋体"/>
                <w:bCs/>
                <w:color w:val="000000"/>
                <w:kern w:val="0"/>
              </w:rPr>
            </w:pPr>
            <w:r>
              <w:rPr>
                <w:rFonts w:asciiTheme="minorEastAsia" w:hAnsiTheme="minorEastAsia" w:cs="宋体" w:hint="eastAsia"/>
                <w:bCs/>
                <w:color w:val="000000"/>
                <w:kern w:val="0"/>
              </w:rPr>
              <w:t>详细规则</w:t>
            </w:r>
          </w:p>
        </w:tc>
      </w:tr>
      <w:tr w:rsidR="00AC17D8">
        <w:trPr>
          <w:trHeight w:val="451"/>
        </w:trPr>
        <w:tc>
          <w:tcPr>
            <w:tcW w:w="709" w:type="dxa"/>
            <w:tcBorders>
              <w:top w:val="single" w:sz="4" w:space="0" w:color="000000"/>
              <w:left w:val="single" w:sz="4" w:space="0" w:color="000000"/>
              <w:bottom w:val="single" w:sz="4" w:space="0" w:color="000000"/>
              <w:right w:val="single" w:sz="4" w:space="0" w:color="000000"/>
            </w:tcBorders>
            <w:vAlign w:val="center"/>
          </w:tcPr>
          <w:p w:rsidR="00AC17D8" w:rsidRDefault="00B55D4D">
            <w:pPr>
              <w:widowControl/>
              <w:spacing w:line="240" w:lineRule="auto"/>
              <w:ind w:firstLine="0"/>
              <w:rPr>
                <w:rFonts w:asciiTheme="minorEastAsia" w:hAnsiTheme="minorEastAsia" w:cs="宋体"/>
                <w:color w:val="000000"/>
                <w:kern w:val="0"/>
              </w:rPr>
            </w:pPr>
            <w:r>
              <w:rPr>
                <w:rFonts w:asciiTheme="minorEastAsia" w:hAnsiTheme="minorEastAsia" w:cs="宋体" w:hint="eastAsia"/>
                <w:color w:val="000000"/>
                <w:kern w:val="0"/>
              </w:rPr>
              <w:t>001</w:t>
            </w:r>
          </w:p>
        </w:tc>
        <w:tc>
          <w:tcPr>
            <w:tcW w:w="1418" w:type="dxa"/>
            <w:tcBorders>
              <w:top w:val="single" w:sz="4" w:space="0" w:color="000000"/>
              <w:bottom w:val="single" w:sz="4" w:space="0" w:color="000000"/>
              <w:right w:val="single" w:sz="4" w:space="0" w:color="000000"/>
            </w:tcBorders>
          </w:tcPr>
          <w:p w:rsidR="00AC17D8" w:rsidRDefault="00B55D4D">
            <w:pPr>
              <w:widowControl/>
              <w:spacing w:line="240" w:lineRule="auto"/>
              <w:ind w:firstLine="0"/>
              <w:rPr>
                <w:rFonts w:asciiTheme="minorEastAsia" w:hAnsiTheme="minorEastAsia" w:cs="宋体"/>
                <w:color w:val="000000"/>
                <w:kern w:val="0"/>
              </w:rPr>
            </w:pPr>
            <w:r>
              <w:rPr>
                <w:rFonts w:asciiTheme="minorEastAsia" w:hAnsiTheme="minorEastAsia" w:cs="宋体" w:hint="eastAsia"/>
                <w:color w:val="000000"/>
                <w:kern w:val="0"/>
              </w:rPr>
              <w:t>打开链接规则</w:t>
            </w:r>
          </w:p>
        </w:tc>
        <w:tc>
          <w:tcPr>
            <w:tcW w:w="6946" w:type="dxa"/>
            <w:tcBorders>
              <w:top w:val="single" w:sz="4" w:space="0" w:color="000000"/>
              <w:left w:val="single" w:sz="4" w:space="0" w:color="000000"/>
              <w:bottom w:val="single" w:sz="4" w:space="0" w:color="000000"/>
              <w:right w:val="single" w:sz="4" w:space="0" w:color="000000"/>
            </w:tcBorders>
          </w:tcPr>
          <w:p w:rsidR="00AC17D8" w:rsidRDefault="00B55D4D">
            <w:pPr>
              <w:ind w:firstLine="0"/>
            </w:pPr>
            <w:r>
              <w:rPr>
                <w:rFonts w:hint="eastAsia"/>
              </w:rPr>
              <w:t>客户收到申请链接后，可点击链接消息进入确认函申请页面，需校验打开链接条件：</w:t>
            </w:r>
          </w:p>
          <w:p w:rsidR="00AC17D8" w:rsidRDefault="00B55D4D">
            <w:pPr>
              <w:ind w:firstLine="0"/>
              <w:rPr>
                <w:del w:id="217" w:author="itw_zhaolx" w:date="2017-09-14T15:22:00Z"/>
              </w:rPr>
            </w:pPr>
            <w:r>
              <w:rPr>
                <w:rFonts w:hint="eastAsia"/>
              </w:rPr>
              <w:lastRenderedPageBreak/>
              <w:t>1、客户需关注且绑定泰康家园，如未绑定，则进行信息提示“请关注并绑定泰康家园微信”。</w:t>
            </w:r>
          </w:p>
          <w:p w:rsidR="00AC17D8" w:rsidRDefault="00B55D4D">
            <w:pPr>
              <w:ind w:firstLine="0"/>
            </w:pPr>
            <w:del w:id="218" w:author="itw_zhaolx" w:date="2017-09-14T15:22:00Z">
              <w:r>
                <w:rPr>
                  <w:rFonts w:hint="eastAsia"/>
                </w:rPr>
                <w:delText>2、投保人需与绑定人信息一致：投保人OA工号与本次收到链接的泰康家园的OA工号进行比对，一致允许打开链接，不一致，则进行信息提示“您的身份与投保人不符”</w:delText>
              </w:r>
            </w:del>
          </w:p>
        </w:tc>
      </w:tr>
      <w:tr w:rsidR="00AC17D8">
        <w:trPr>
          <w:trHeight w:val="451"/>
        </w:trPr>
        <w:tc>
          <w:tcPr>
            <w:tcW w:w="709" w:type="dxa"/>
            <w:tcBorders>
              <w:top w:val="single" w:sz="4" w:space="0" w:color="000000"/>
              <w:left w:val="single" w:sz="4" w:space="0" w:color="000000"/>
              <w:bottom w:val="single" w:sz="4" w:space="0" w:color="000000"/>
              <w:right w:val="single" w:sz="4" w:space="0" w:color="000000"/>
            </w:tcBorders>
            <w:vAlign w:val="center"/>
          </w:tcPr>
          <w:p w:rsidR="00AC17D8" w:rsidRDefault="00B55D4D">
            <w:pPr>
              <w:widowControl/>
              <w:spacing w:line="240" w:lineRule="auto"/>
              <w:ind w:firstLine="0"/>
              <w:rPr>
                <w:rFonts w:asciiTheme="minorEastAsia" w:hAnsiTheme="minorEastAsia" w:cs="宋体"/>
                <w:color w:val="000000"/>
                <w:kern w:val="0"/>
              </w:rPr>
            </w:pPr>
            <w:r>
              <w:rPr>
                <w:rFonts w:asciiTheme="minorEastAsia" w:hAnsiTheme="minorEastAsia" w:cs="宋体" w:hint="eastAsia"/>
                <w:color w:val="000000"/>
                <w:kern w:val="0"/>
              </w:rPr>
              <w:lastRenderedPageBreak/>
              <w:t>002</w:t>
            </w:r>
          </w:p>
        </w:tc>
        <w:tc>
          <w:tcPr>
            <w:tcW w:w="1418" w:type="dxa"/>
            <w:tcBorders>
              <w:top w:val="single" w:sz="4" w:space="0" w:color="000000"/>
              <w:bottom w:val="single" w:sz="4" w:space="0" w:color="000000"/>
              <w:right w:val="single" w:sz="4" w:space="0" w:color="000000"/>
            </w:tcBorders>
          </w:tcPr>
          <w:p w:rsidR="00AC17D8" w:rsidRDefault="00B55D4D">
            <w:pPr>
              <w:widowControl/>
              <w:spacing w:line="240" w:lineRule="auto"/>
              <w:ind w:firstLine="0"/>
              <w:rPr>
                <w:rFonts w:asciiTheme="minorEastAsia" w:hAnsiTheme="minorEastAsia" w:cs="宋体"/>
                <w:color w:val="000000"/>
                <w:kern w:val="0"/>
              </w:rPr>
            </w:pPr>
            <w:r>
              <w:rPr>
                <w:rFonts w:asciiTheme="minorEastAsia" w:hAnsiTheme="minorEastAsia" w:cs="宋体" w:hint="eastAsia"/>
                <w:color w:val="000000"/>
                <w:kern w:val="0"/>
              </w:rPr>
              <w:t>失效规则</w:t>
            </w:r>
          </w:p>
        </w:tc>
        <w:tc>
          <w:tcPr>
            <w:tcW w:w="6946" w:type="dxa"/>
            <w:tcBorders>
              <w:top w:val="single" w:sz="4" w:space="0" w:color="000000"/>
              <w:left w:val="single" w:sz="4" w:space="0" w:color="000000"/>
              <w:bottom w:val="single" w:sz="4" w:space="0" w:color="000000"/>
              <w:right w:val="single" w:sz="4" w:space="0" w:color="000000"/>
            </w:tcBorders>
          </w:tcPr>
          <w:p w:rsidR="00AC17D8" w:rsidRDefault="00B55D4D">
            <w:pPr>
              <w:ind w:firstLine="0"/>
            </w:pPr>
            <w:r>
              <w:rPr>
                <w:rFonts w:hint="eastAsia"/>
              </w:rPr>
              <w:t>1、当前日期距离</w:t>
            </w:r>
            <w:del w:id="219" w:author="itw_zhaolx" w:date="2017-09-14T15:23:00Z">
              <w:r>
                <w:rPr>
                  <w:rFonts w:hint="eastAsia"/>
                </w:rPr>
                <w:delText>保单有效起期（FE签发日期）</w:delText>
              </w:r>
            </w:del>
            <w:ins w:id="220" w:author="itw_zhaolx" w:date="2017-09-14T15:23:00Z">
              <w:r>
                <w:rPr>
                  <w:rFonts w:hint="eastAsia"/>
                </w:rPr>
                <w:t>该链接</w:t>
              </w:r>
            </w:ins>
            <w:ins w:id="221" w:author="itw_zhaolx" w:date="2017-09-14T15:36:00Z">
              <w:r>
                <w:rPr>
                  <w:rFonts w:hint="eastAsia"/>
                </w:rPr>
                <w:t>生成</w:t>
              </w:r>
            </w:ins>
            <w:ins w:id="222" w:author="itw_zhaolx" w:date="2017-09-14T15:23:00Z">
              <w:r>
                <w:rPr>
                  <w:rFonts w:hint="eastAsia"/>
                </w:rPr>
                <w:t>日期</w:t>
              </w:r>
            </w:ins>
            <w:r>
              <w:rPr>
                <w:rFonts w:hint="eastAsia"/>
              </w:rPr>
              <w:t>大于30天时，该链接失效，客户点击无法进入确认函申请页面，进行信息提示“已超过最大申请期限，请联系运营业管人员”</w:t>
            </w:r>
          </w:p>
          <w:p w:rsidR="00AC17D8" w:rsidRDefault="00B55D4D">
            <w:pPr>
              <w:ind w:firstLine="0"/>
            </w:pPr>
            <w:r>
              <w:rPr>
                <w:rFonts w:hint="eastAsia"/>
              </w:rPr>
              <w:t>2、已申请的链接，该链接失效，客户点击无法进入确认函申请页面，进行信息提示“已申请，该链接已失效”</w:t>
            </w:r>
          </w:p>
        </w:tc>
      </w:tr>
      <w:tr w:rsidR="00AC17D8">
        <w:trPr>
          <w:trHeight w:val="451"/>
        </w:trPr>
        <w:tc>
          <w:tcPr>
            <w:tcW w:w="709" w:type="dxa"/>
            <w:tcBorders>
              <w:top w:val="single" w:sz="4" w:space="0" w:color="000000"/>
              <w:left w:val="single" w:sz="4" w:space="0" w:color="000000"/>
              <w:bottom w:val="single" w:sz="4" w:space="0" w:color="000000"/>
              <w:right w:val="single" w:sz="4" w:space="0" w:color="000000"/>
            </w:tcBorders>
            <w:vAlign w:val="center"/>
          </w:tcPr>
          <w:p w:rsidR="00AC17D8" w:rsidRDefault="00B55D4D">
            <w:pPr>
              <w:widowControl/>
              <w:spacing w:line="240" w:lineRule="auto"/>
              <w:ind w:firstLine="0"/>
              <w:rPr>
                <w:rFonts w:asciiTheme="minorEastAsia" w:hAnsiTheme="minorEastAsia" w:cs="宋体"/>
                <w:color w:val="000000"/>
                <w:kern w:val="0"/>
              </w:rPr>
            </w:pPr>
            <w:r>
              <w:rPr>
                <w:rFonts w:asciiTheme="minorEastAsia" w:hAnsiTheme="minorEastAsia" w:cs="宋体" w:hint="eastAsia"/>
                <w:color w:val="000000"/>
                <w:kern w:val="0"/>
              </w:rPr>
              <w:t>003</w:t>
            </w:r>
          </w:p>
        </w:tc>
        <w:tc>
          <w:tcPr>
            <w:tcW w:w="1418" w:type="dxa"/>
            <w:tcBorders>
              <w:top w:val="single" w:sz="4" w:space="0" w:color="000000"/>
              <w:bottom w:val="single" w:sz="4" w:space="0" w:color="000000"/>
              <w:right w:val="single" w:sz="4" w:space="0" w:color="000000"/>
            </w:tcBorders>
          </w:tcPr>
          <w:p w:rsidR="00AC17D8" w:rsidRDefault="00B55D4D">
            <w:pPr>
              <w:widowControl/>
              <w:spacing w:line="240" w:lineRule="auto"/>
              <w:ind w:firstLine="0"/>
              <w:rPr>
                <w:rFonts w:asciiTheme="minorEastAsia" w:hAnsiTheme="minorEastAsia" w:cs="宋体"/>
                <w:color w:val="000000"/>
                <w:kern w:val="0"/>
              </w:rPr>
            </w:pPr>
            <w:r>
              <w:rPr>
                <w:rFonts w:hint="eastAsia"/>
              </w:rPr>
              <w:t>网络中断/提交失败</w:t>
            </w:r>
          </w:p>
        </w:tc>
        <w:tc>
          <w:tcPr>
            <w:tcW w:w="6946" w:type="dxa"/>
            <w:tcBorders>
              <w:top w:val="single" w:sz="4" w:space="0" w:color="000000"/>
              <w:left w:val="single" w:sz="4" w:space="0" w:color="000000"/>
              <w:bottom w:val="single" w:sz="4" w:space="0" w:color="000000"/>
              <w:right w:val="single" w:sz="4" w:space="0" w:color="000000"/>
            </w:tcBorders>
          </w:tcPr>
          <w:p w:rsidR="00AC17D8" w:rsidRDefault="00B55D4D">
            <w:pPr>
              <w:ind w:firstLine="0"/>
            </w:pPr>
            <w:r>
              <w:rPr>
                <w:rFonts w:hint="eastAsia"/>
              </w:rPr>
              <w:t>因网络或系统原因导致提交失败时，已录入信息、已校验的身份需进行保存，客户再次点击链接后进入即可，无需重新录入操作。</w:t>
            </w:r>
          </w:p>
        </w:tc>
      </w:tr>
    </w:tbl>
    <w:p w:rsidR="00AC17D8" w:rsidRDefault="00AC17D8"/>
    <w:p w:rsidR="00AC17D8" w:rsidRDefault="00B55D4D">
      <w:pPr>
        <w:pStyle w:val="1"/>
        <w:numPr>
          <w:ilvl w:val="0"/>
          <w:numId w:val="2"/>
        </w:numPr>
        <w:spacing w:line="360" w:lineRule="auto"/>
      </w:pPr>
      <w:bookmarkStart w:id="223" w:name="_Toc4546"/>
      <w:r>
        <w:rPr>
          <w:rFonts w:hint="eastAsia"/>
        </w:rPr>
        <w:t>养老社区销售系统（RCSS）</w:t>
      </w:r>
      <w:bookmarkEnd w:id="223"/>
    </w:p>
    <w:p w:rsidR="00AC17D8" w:rsidRDefault="00B55D4D">
      <w:pPr>
        <w:pStyle w:val="2"/>
        <w:keepNext w:val="0"/>
        <w:keepLines w:val="0"/>
        <w:numPr>
          <w:ilvl w:val="1"/>
          <w:numId w:val="2"/>
        </w:numPr>
        <w:tabs>
          <w:tab w:val="left" w:pos="349"/>
          <w:tab w:val="left" w:pos="426"/>
        </w:tabs>
        <w:overflowPunct w:val="0"/>
        <w:autoSpaceDE w:val="0"/>
        <w:autoSpaceDN w:val="0"/>
        <w:spacing w:before="120" w:after="120" w:line="240" w:lineRule="auto"/>
        <w:ind w:left="720" w:hanging="805"/>
        <w:jc w:val="left"/>
        <w:textAlignment w:val="baseline"/>
        <w:rPr>
          <w:rFonts w:hAnsi="黑体" w:cs="Times New Roman"/>
          <w:bCs w:val="0"/>
          <w:kern w:val="0"/>
          <w:sz w:val="30"/>
          <w:szCs w:val="30"/>
        </w:rPr>
      </w:pPr>
      <w:bookmarkStart w:id="224" w:name="_Toc731"/>
      <w:r>
        <w:rPr>
          <w:rFonts w:hAnsi="黑体" w:cs="Times New Roman" w:hint="eastAsia"/>
          <w:bCs w:val="0"/>
          <w:kern w:val="0"/>
          <w:sz w:val="30"/>
          <w:szCs w:val="30"/>
        </w:rPr>
        <w:t>员工专属确认函申请信息接收接口（RCSS_01）</w:t>
      </w:r>
      <w:bookmarkEnd w:id="224"/>
    </w:p>
    <w:p w:rsidR="00AC17D8" w:rsidRDefault="00B55D4D">
      <w:pPr>
        <w:pStyle w:val="3"/>
        <w:keepNext w:val="0"/>
        <w:keepLines w:val="0"/>
        <w:numPr>
          <w:ilvl w:val="2"/>
          <w:numId w:val="2"/>
        </w:numPr>
        <w:tabs>
          <w:tab w:val="left" w:pos="349"/>
          <w:tab w:val="left" w:pos="902"/>
        </w:tabs>
        <w:overflowPunct w:val="0"/>
        <w:autoSpaceDE w:val="0"/>
        <w:autoSpaceDN w:val="0"/>
        <w:adjustRightInd w:val="0"/>
        <w:spacing w:before="120" w:after="120" w:line="240" w:lineRule="auto"/>
        <w:ind w:leftChars="166" w:left="1330" w:hanging="981"/>
        <w:jc w:val="left"/>
        <w:textAlignment w:val="baseline"/>
        <w:rPr>
          <w:rFonts w:hAnsi="黑体"/>
          <w:b/>
          <w:kern w:val="0"/>
          <w:sz w:val="28"/>
          <w:szCs w:val="28"/>
        </w:rPr>
      </w:pPr>
      <w:r>
        <w:rPr>
          <w:rFonts w:hAnsi="黑体" w:hint="eastAsia"/>
          <w:b/>
          <w:kern w:val="0"/>
          <w:sz w:val="28"/>
          <w:szCs w:val="28"/>
        </w:rPr>
        <w:t>功能说明</w:t>
      </w:r>
    </w:p>
    <w:p w:rsidR="00AC17D8" w:rsidRDefault="00B55D4D">
      <w:r>
        <w:rPr>
          <w:rFonts w:hint="eastAsia"/>
        </w:rPr>
        <w:t>养老社区销售系统提供接口供移动互联调用，将填写完成的确认函申请信息通过接口传给养老社区销售系统。</w:t>
      </w:r>
    </w:p>
    <w:p w:rsidR="00AC17D8" w:rsidRDefault="00B55D4D">
      <w:r>
        <w:rPr>
          <w:rFonts w:hint="eastAsia"/>
        </w:rPr>
        <w:t>接口入参：确认函申请中的所有内容</w:t>
      </w:r>
    </w:p>
    <w:p w:rsidR="00AC17D8" w:rsidRDefault="00B55D4D">
      <w:r>
        <w:rPr>
          <w:rFonts w:hint="eastAsia"/>
        </w:rPr>
        <w:t>接口出参：接收成功与否</w:t>
      </w:r>
    </w:p>
    <w:p w:rsidR="00AC17D8" w:rsidRDefault="00B55D4D">
      <w:pPr>
        <w:pStyle w:val="1"/>
        <w:numPr>
          <w:ilvl w:val="0"/>
          <w:numId w:val="2"/>
        </w:numPr>
        <w:spacing w:line="360" w:lineRule="auto"/>
      </w:pPr>
      <w:bookmarkStart w:id="225" w:name="_Toc23413"/>
      <w:r>
        <w:rPr>
          <w:rFonts w:hint="eastAsia"/>
        </w:rPr>
        <w:lastRenderedPageBreak/>
        <w:t>人脸识别平台</w:t>
      </w:r>
      <w:bookmarkEnd w:id="225"/>
    </w:p>
    <w:p w:rsidR="00AC17D8" w:rsidRDefault="00B55D4D">
      <w:r>
        <w:rPr>
          <w:rFonts w:hint="eastAsia"/>
        </w:rPr>
        <w:t>人脸识别功能，调用人脸识别平台进行身份验证，规则如下：判断客户人像信息是否已在公司人像库中，若在则直接调用人像比对接口，若不在公司人像库中，则调用公安部人证比对接口。</w:t>
      </w:r>
    </w:p>
    <w:p w:rsidR="00AC17D8" w:rsidRDefault="00AC17D8"/>
    <w:p w:rsidR="00AC17D8" w:rsidRDefault="00B55D4D">
      <w:pPr>
        <w:pStyle w:val="1"/>
        <w:numPr>
          <w:ilvl w:val="0"/>
          <w:numId w:val="2"/>
        </w:numPr>
        <w:spacing w:line="360" w:lineRule="auto"/>
      </w:pPr>
      <w:bookmarkStart w:id="226" w:name="_Toc678"/>
      <w:r>
        <w:rPr>
          <w:rFonts w:hint="eastAsia"/>
        </w:rPr>
        <w:t>其他说明</w:t>
      </w:r>
      <w:bookmarkEnd w:id="226"/>
    </w:p>
    <w:p w:rsidR="00AC17D8" w:rsidRDefault="00B55D4D">
      <w:pPr>
        <w:rPr>
          <w:rFonts w:ascii="楷体" w:eastAsia="楷体" w:hAnsi="楷体"/>
          <w:iCs/>
          <w:color w:val="0000FF"/>
          <w:kern w:val="0"/>
          <w:szCs w:val="20"/>
          <w:lang w:val="en-GB"/>
        </w:rPr>
      </w:pPr>
      <w:r>
        <w:rPr>
          <w:rFonts w:ascii="楷体" w:eastAsia="楷体" w:hAnsi="楷体" w:hint="eastAsia"/>
          <w:iCs/>
          <w:color w:val="0000FF"/>
          <w:kern w:val="0"/>
          <w:szCs w:val="20"/>
          <w:lang w:val="en-GB"/>
        </w:rPr>
        <w:t>无</w:t>
      </w:r>
    </w:p>
    <w:sectPr w:rsidR="00AC17D8" w:rsidSect="00AC17D8">
      <w:headerReference w:type="default" r:id="rId44"/>
      <w:footerReference w:type="default" r:id="rId45"/>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4093" w:rsidRDefault="00264093" w:rsidP="00AC17D8">
      <w:pPr>
        <w:spacing w:line="240" w:lineRule="auto"/>
      </w:pPr>
      <w:r>
        <w:separator/>
      </w:r>
    </w:p>
  </w:endnote>
  <w:endnote w:type="continuationSeparator" w:id="1">
    <w:p w:rsidR="00264093" w:rsidRDefault="00264093" w:rsidP="00AC17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12094"/>
    </w:sdtPr>
    <w:sdtContent>
      <w:sdt>
        <w:sdtPr>
          <w:id w:val="171357283"/>
        </w:sdtPr>
        <w:sdtContent>
          <w:p w:rsidR="00AC17D8" w:rsidRDefault="00B55D4D">
            <w:pPr>
              <w:pStyle w:val="aa"/>
              <w:ind w:firstLine="0"/>
            </w:pPr>
            <w:r>
              <w:rPr>
                <w:rFonts w:hint="eastAsia"/>
              </w:rPr>
              <w:t xml:space="preserve">规划管理部-需求管理处                                                           </w:t>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4093" w:rsidRDefault="00264093" w:rsidP="00AC17D8">
      <w:pPr>
        <w:spacing w:line="240" w:lineRule="auto"/>
      </w:pPr>
      <w:r>
        <w:separator/>
      </w:r>
    </w:p>
  </w:footnote>
  <w:footnote w:type="continuationSeparator" w:id="1">
    <w:p w:rsidR="00264093" w:rsidRDefault="00264093" w:rsidP="00AC17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7D8" w:rsidRDefault="00B55D4D">
    <w:pPr>
      <w:pStyle w:val="ab"/>
      <w:ind w:firstLine="0"/>
      <w:jc w:val="left"/>
    </w:pPr>
    <w:r>
      <w:rPr>
        <w:rFonts w:hint="eastAsia"/>
        <w:noProof/>
      </w:rPr>
      <w:drawing>
        <wp:anchor distT="0" distB="0" distL="114300" distR="114300" simplePos="0" relativeHeight="251659264" behindDoc="1" locked="0" layoutInCell="1" allowOverlap="1">
          <wp:simplePos x="0" y="0"/>
          <wp:positionH relativeFrom="column">
            <wp:posOffset>3854450</wp:posOffset>
          </wp:positionH>
          <wp:positionV relativeFrom="paragraph">
            <wp:posOffset>-32385</wp:posOffset>
          </wp:positionV>
          <wp:extent cx="1419225" cy="171450"/>
          <wp:effectExtent l="19050" t="0" r="9525" b="0"/>
          <wp:wrapNone/>
          <wp:docPr id="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2"/>
                  <pic:cNvPicPr>
                    <a:picLocks noChangeAspect="1" noChangeArrowheads="1"/>
                  </pic:cNvPicPr>
                </pic:nvPicPr>
                <pic:blipFill>
                  <a:blip r:embed="rId1"/>
                  <a:srcRect/>
                  <a:stretch>
                    <a:fillRect/>
                  </a:stretch>
                </pic:blipFill>
                <pic:spPr>
                  <a:xfrm>
                    <a:off x="0" y="0"/>
                    <a:ext cx="1419225" cy="17145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72476F"/>
    <w:multiLevelType w:val="multilevel"/>
    <w:tmpl w:val="217247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99FBED1"/>
    <w:multiLevelType w:val="singleLevel"/>
    <w:tmpl w:val="599FBED1"/>
    <w:lvl w:ilvl="0">
      <w:start w:val="1"/>
      <w:numFmt w:val="decimal"/>
      <w:suff w:val="nothing"/>
      <w:lvlText w:val="%1）"/>
      <w:lvlJc w:val="left"/>
    </w:lvl>
  </w:abstractNum>
  <w:abstractNum w:abstractNumId="2">
    <w:nsid w:val="59A7BD8B"/>
    <w:multiLevelType w:val="singleLevel"/>
    <w:tmpl w:val="59A7BD8B"/>
    <w:lvl w:ilvl="0">
      <w:start w:val="3"/>
      <w:numFmt w:val="decimal"/>
      <w:suff w:val="nothing"/>
      <w:lvlText w:val="%1）"/>
      <w:lvlJc w:val="left"/>
    </w:lvl>
  </w:abstractNum>
  <w:abstractNum w:abstractNumId="3">
    <w:nsid w:val="6E0A360B"/>
    <w:multiLevelType w:val="multilevel"/>
    <w:tmpl w:val="6E0A360B"/>
    <w:lvl w:ilvl="0">
      <w:start w:val="1"/>
      <w:numFmt w:val="decimal"/>
      <w:lvlText w:val="%1"/>
      <w:lvlJc w:val="left"/>
      <w:pPr>
        <w:ind w:left="425" w:hanging="425"/>
      </w:pPr>
      <w:rPr>
        <w:rFonts w:hint="eastAsia"/>
        <w:b w:val="0"/>
        <w:i w:val="0"/>
        <w:caps w:val="0"/>
      </w:rPr>
    </w:lvl>
    <w:lvl w:ilvl="1">
      <w:start w:val="1"/>
      <w:numFmt w:val="decimal"/>
      <w:lvlText w:val="%1.%2"/>
      <w:lvlJc w:val="left"/>
      <w:pPr>
        <w:ind w:left="4536"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bordersDoNotSurroundHeader/>
  <w:bordersDoNotSurroundFooter/>
  <w:hideSpellingErrors/>
  <w:trackRevisions/>
  <w:defaultTabStop w:val="420"/>
  <w:drawingGridVerticalSpacing w:val="156"/>
  <w:noPunctuationKerning/>
  <w:characterSpacingControl w:val="compressPunctuation"/>
  <w:hdrShapeDefaults>
    <o:shapedefaults v:ext="edit" spidmax="921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A43E5B"/>
    <w:rsid w:val="000006A6"/>
    <w:rsid w:val="000006CD"/>
    <w:rsid w:val="00003047"/>
    <w:rsid w:val="0000748C"/>
    <w:rsid w:val="00007860"/>
    <w:rsid w:val="0000786A"/>
    <w:rsid w:val="00010CFA"/>
    <w:rsid w:val="00012D35"/>
    <w:rsid w:val="0001404B"/>
    <w:rsid w:val="000140D9"/>
    <w:rsid w:val="0001417F"/>
    <w:rsid w:val="00014661"/>
    <w:rsid w:val="00014721"/>
    <w:rsid w:val="0001672C"/>
    <w:rsid w:val="00020638"/>
    <w:rsid w:val="0002253B"/>
    <w:rsid w:val="000241A2"/>
    <w:rsid w:val="00024369"/>
    <w:rsid w:val="00024CEF"/>
    <w:rsid w:val="00027ED4"/>
    <w:rsid w:val="0003031E"/>
    <w:rsid w:val="00033904"/>
    <w:rsid w:val="00033FC0"/>
    <w:rsid w:val="00034FEA"/>
    <w:rsid w:val="00037FD9"/>
    <w:rsid w:val="000405E7"/>
    <w:rsid w:val="00040D41"/>
    <w:rsid w:val="00044005"/>
    <w:rsid w:val="000446CB"/>
    <w:rsid w:val="00045C0B"/>
    <w:rsid w:val="00046573"/>
    <w:rsid w:val="000474CA"/>
    <w:rsid w:val="000477C8"/>
    <w:rsid w:val="00047A73"/>
    <w:rsid w:val="000503E1"/>
    <w:rsid w:val="000523B9"/>
    <w:rsid w:val="000527F6"/>
    <w:rsid w:val="00054206"/>
    <w:rsid w:val="000547CE"/>
    <w:rsid w:val="00054BEA"/>
    <w:rsid w:val="00056332"/>
    <w:rsid w:val="00057235"/>
    <w:rsid w:val="00061419"/>
    <w:rsid w:val="00061D83"/>
    <w:rsid w:val="00061DFD"/>
    <w:rsid w:val="0006210A"/>
    <w:rsid w:val="00064B52"/>
    <w:rsid w:val="00066404"/>
    <w:rsid w:val="00071B2A"/>
    <w:rsid w:val="000744C4"/>
    <w:rsid w:val="000755C3"/>
    <w:rsid w:val="000758E8"/>
    <w:rsid w:val="00081239"/>
    <w:rsid w:val="00081375"/>
    <w:rsid w:val="0008168F"/>
    <w:rsid w:val="000826AF"/>
    <w:rsid w:val="00082AB9"/>
    <w:rsid w:val="00083317"/>
    <w:rsid w:val="000858C7"/>
    <w:rsid w:val="00085A68"/>
    <w:rsid w:val="00085D28"/>
    <w:rsid w:val="00085F1F"/>
    <w:rsid w:val="00087094"/>
    <w:rsid w:val="0008773A"/>
    <w:rsid w:val="00090541"/>
    <w:rsid w:val="00090A98"/>
    <w:rsid w:val="00091D25"/>
    <w:rsid w:val="0009250E"/>
    <w:rsid w:val="00092A36"/>
    <w:rsid w:val="000930EA"/>
    <w:rsid w:val="00093B65"/>
    <w:rsid w:val="00093F40"/>
    <w:rsid w:val="00094FCF"/>
    <w:rsid w:val="000970A2"/>
    <w:rsid w:val="000976A0"/>
    <w:rsid w:val="000A034B"/>
    <w:rsid w:val="000A12D3"/>
    <w:rsid w:val="000A157A"/>
    <w:rsid w:val="000A1E9A"/>
    <w:rsid w:val="000A2AE4"/>
    <w:rsid w:val="000A397B"/>
    <w:rsid w:val="000A3D0B"/>
    <w:rsid w:val="000A3EF0"/>
    <w:rsid w:val="000A4D3F"/>
    <w:rsid w:val="000A51A5"/>
    <w:rsid w:val="000A5F8A"/>
    <w:rsid w:val="000A6D0C"/>
    <w:rsid w:val="000A7361"/>
    <w:rsid w:val="000B0195"/>
    <w:rsid w:val="000B03D8"/>
    <w:rsid w:val="000B041B"/>
    <w:rsid w:val="000B35A0"/>
    <w:rsid w:val="000B40C2"/>
    <w:rsid w:val="000B447A"/>
    <w:rsid w:val="000B606C"/>
    <w:rsid w:val="000B6343"/>
    <w:rsid w:val="000C1022"/>
    <w:rsid w:val="000C1AF3"/>
    <w:rsid w:val="000C1BBB"/>
    <w:rsid w:val="000C23DE"/>
    <w:rsid w:val="000C2A11"/>
    <w:rsid w:val="000C3C35"/>
    <w:rsid w:val="000C4E85"/>
    <w:rsid w:val="000C7970"/>
    <w:rsid w:val="000D06F7"/>
    <w:rsid w:val="000D0799"/>
    <w:rsid w:val="000D0852"/>
    <w:rsid w:val="000D0D37"/>
    <w:rsid w:val="000D11B4"/>
    <w:rsid w:val="000D1DF7"/>
    <w:rsid w:val="000D2C96"/>
    <w:rsid w:val="000D3D40"/>
    <w:rsid w:val="000D40CF"/>
    <w:rsid w:val="000D4940"/>
    <w:rsid w:val="000E0B5C"/>
    <w:rsid w:val="000E101E"/>
    <w:rsid w:val="000E110F"/>
    <w:rsid w:val="000E2821"/>
    <w:rsid w:val="000E53C7"/>
    <w:rsid w:val="000E5E55"/>
    <w:rsid w:val="000E73D5"/>
    <w:rsid w:val="000E772A"/>
    <w:rsid w:val="000F1508"/>
    <w:rsid w:val="000F1689"/>
    <w:rsid w:val="000F2A53"/>
    <w:rsid w:val="000F2F10"/>
    <w:rsid w:val="000F3DC0"/>
    <w:rsid w:val="000F454B"/>
    <w:rsid w:val="000F4562"/>
    <w:rsid w:val="000F47F7"/>
    <w:rsid w:val="000F5C74"/>
    <w:rsid w:val="000F652C"/>
    <w:rsid w:val="000F6FB9"/>
    <w:rsid w:val="00100C22"/>
    <w:rsid w:val="0010158A"/>
    <w:rsid w:val="001025D2"/>
    <w:rsid w:val="001026D8"/>
    <w:rsid w:val="001053F4"/>
    <w:rsid w:val="00110149"/>
    <w:rsid w:val="001103B2"/>
    <w:rsid w:val="00112442"/>
    <w:rsid w:val="0011392F"/>
    <w:rsid w:val="001140CF"/>
    <w:rsid w:val="001146FE"/>
    <w:rsid w:val="00116CFE"/>
    <w:rsid w:val="00121ACE"/>
    <w:rsid w:val="00124156"/>
    <w:rsid w:val="00124D75"/>
    <w:rsid w:val="00125057"/>
    <w:rsid w:val="00125297"/>
    <w:rsid w:val="001300E8"/>
    <w:rsid w:val="00130171"/>
    <w:rsid w:val="00130E6D"/>
    <w:rsid w:val="00131DF3"/>
    <w:rsid w:val="001325A2"/>
    <w:rsid w:val="001327B4"/>
    <w:rsid w:val="00132C09"/>
    <w:rsid w:val="00133B9B"/>
    <w:rsid w:val="00134948"/>
    <w:rsid w:val="00137464"/>
    <w:rsid w:val="00137F5C"/>
    <w:rsid w:val="00144FAA"/>
    <w:rsid w:val="00146A83"/>
    <w:rsid w:val="00147884"/>
    <w:rsid w:val="00147973"/>
    <w:rsid w:val="00147F14"/>
    <w:rsid w:val="00151102"/>
    <w:rsid w:val="00152B77"/>
    <w:rsid w:val="00154BBF"/>
    <w:rsid w:val="00155588"/>
    <w:rsid w:val="00155E4B"/>
    <w:rsid w:val="0016074B"/>
    <w:rsid w:val="00161C63"/>
    <w:rsid w:val="00162E13"/>
    <w:rsid w:val="001638AA"/>
    <w:rsid w:val="00163B21"/>
    <w:rsid w:val="001647AF"/>
    <w:rsid w:val="00164B10"/>
    <w:rsid w:val="00164BBB"/>
    <w:rsid w:val="0016506F"/>
    <w:rsid w:val="00166163"/>
    <w:rsid w:val="001671B4"/>
    <w:rsid w:val="00174CFB"/>
    <w:rsid w:val="001763F7"/>
    <w:rsid w:val="00177168"/>
    <w:rsid w:val="001805E7"/>
    <w:rsid w:val="0018250D"/>
    <w:rsid w:val="00182A15"/>
    <w:rsid w:val="00185B43"/>
    <w:rsid w:val="0018619B"/>
    <w:rsid w:val="00186470"/>
    <w:rsid w:val="001878A7"/>
    <w:rsid w:val="00187FC3"/>
    <w:rsid w:val="0019056F"/>
    <w:rsid w:val="001906B2"/>
    <w:rsid w:val="001909D4"/>
    <w:rsid w:val="001923B4"/>
    <w:rsid w:val="001931F2"/>
    <w:rsid w:val="001947D9"/>
    <w:rsid w:val="00196171"/>
    <w:rsid w:val="00197FE3"/>
    <w:rsid w:val="001A10A5"/>
    <w:rsid w:val="001A4BD0"/>
    <w:rsid w:val="001A6079"/>
    <w:rsid w:val="001A6756"/>
    <w:rsid w:val="001A6DEA"/>
    <w:rsid w:val="001B006B"/>
    <w:rsid w:val="001B1628"/>
    <w:rsid w:val="001B2A53"/>
    <w:rsid w:val="001B3374"/>
    <w:rsid w:val="001B6A2A"/>
    <w:rsid w:val="001C0859"/>
    <w:rsid w:val="001C089B"/>
    <w:rsid w:val="001C0C7D"/>
    <w:rsid w:val="001C19BE"/>
    <w:rsid w:val="001C2ED8"/>
    <w:rsid w:val="001C2F7A"/>
    <w:rsid w:val="001C30F4"/>
    <w:rsid w:val="001C390D"/>
    <w:rsid w:val="001C496C"/>
    <w:rsid w:val="001C5108"/>
    <w:rsid w:val="001C5A35"/>
    <w:rsid w:val="001C5B6B"/>
    <w:rsid w:val="001C5DAE"/>
    <w:rsid w:val="001C61D1"/>
    <w:rsid w:val="001C62B8"/>
    <w:rsid w:val="001C65CF"/>
    <w:rsid w:val="001C6659"/>
    <w:rsid w:val="001C78ED"/>
    <w:rsid w:val="001D0BCC"/>
    <w:rsid w:val="001D19D8"/>
    <w:rsid w:val="001D244A"/>
    <w:rsid w:val="001D253B"/>
    <w:rsid w:val="001D3452"/>
    <w:rsid w:val="001D393E"/>
    <w:rsid w:val="001D5593"/>
    <w:rsid w:val="001D5890"/>
    <w:rsid w:val="001D61CB"/>
    <w:rsid w:val="001D6E53"/>
    <w:rsid w:val="001D75D3"/>
    <w:rsid w:val="001E0916"/>
    <w:rsid w:val="001E10BE"/>
    <w:rsid w:val="001E2D7B"/>
    <w:rsid w:val="001E3260"/>
    <w:rsid w:val="001E571C"/>
    <w:rsid w:val="001E61A8"/>
    <w:rsid w:val="001E7334"/>
    <w:rsid w:val="001F3CEA"/>
    <w:rsid w:val="001F69FA"/>
    <w:rsid w:val="001F6D21"/>
    <w:rsid w:val="001F7FC6"/>
    <w:rsid w:val="002020BB"/>
    <w:rsid w:val="002043AD"/>
    <w:rsid w:val="0020673F"/>
    <w:rsid w:val="00206F20"/>
    <w:rsid w:val="0020712B"/>
    <w:rsid w:val="002103F6"/>
    <w:rsid w:val="00213401"/>
    <w:rsid w:val="00214BA2"/>
    <w:rsid w:val="0021535E"/>
    <w:rsid w:val="002158B0"/>
    <w:rsid w:val="00216AFA"/>
    <w:rsid w:val="00220166"/>
    <w:rsid w:val="00220F28"/>
    <w:rsid w:val="00221E1B"/>
    <w:rsid w:val="0022351B"/>
    <w:rsid w:val="0022566D"/>
    <w:rsid w:val="00226965"/>
    <w:rsid w:val="00226E25"/>
    <w:rsid w:val="002279A3"/>
    <w:rsid w:val="0023092E"/>
    <w:rsid w:val="00233DFF"/>
    <w:rsid w:val="00233EA5"/>
    <w:rsid w:val="00234653"/>
    <w:rsid w:val="00234732"/>
    <w:rsid w:val="00234C29"/>
    <w:rsid w:val="0023504E"/>
    <w:rsid w:val="00236751"/>
    <w:rsid w:val="00236FD0"/>
    <w:rsid w:val="0024076E"/>
    <w:rsid w:val="00241DA5"/>
    <w:rsid w:val="00242360"/>
    <w:rsid w:val="002446E7"/>
    <w:rsid w:val="002462FD"/>
    <w:rsid w:val="002468A8"/>
    <w:rsid w:val="00251AFB"/>
    <w:rsid w:val="00251B6B"/>
    <w:rsid w:val="002521BC"/>
    <w:rsid w:val="00252648"/>
    <w:rsid w:val="00254AF0"/>
    <w:rsid w:val="00254BB2"/>
    <w:rsid w:val="00254BDB"/>
    <w:rsid w:val="0025784A"/>
    <w:rsid w:val="00257AA2"/>
    <w:rsid w:val="00257BBF"/>
    <w:rsid w:val="00257E7A"/>
    <w:rsid w:val="0026160C"/>
    <w:rsid w:val="00264093"/>
    <w:rsid w:val="002642B0"/>
    <w:rsid w:val="0026481D"/>
    <w:rsid w:val="0026706D"/>
    <w:rsid w:val="00271258"/>
    <w:rsid w:val="00271B3D"/>
    <w:rsid w:val="00272019"/>
    <w:rsid w:val="002728DA"/>
    <w:rsid w:val="00272A3E"/>
    <w:rsid w:val="0027432A"/>
    <w:rsid w:val="00274560"/>
    <w:rsid w:val="00275B66"/>
    <w:rsid w:val="00275CE3"/>
    <w:rsid w:val="00276792"/>
    <w:rsid w:val="00277E7C"/>
    <w:rsid w:val="00280860"/>
    <w:rsid w:val="00281947"/>
    <w:rsid w:val="00282483"/>
    <w:rsid w:val="0028273F"/>
    <w:rsid w:val="0028299F"/>
    <w:rsid w:val="002834BE"/>
    <w:rsid w:val="00283E74"/>
    <w:rsid w:val="002841AC"/>
    <w:rsid w:val="0029037D"/>
    <w:rsid w:val="002937A4"/>
    <w:rsid w:val="002939C4"/>
    <w:rsid w:val="002941AC"/>
    <w:rsid w:val="002957D0"/>
    <w:rsid w:val="0029620B"/>
    <w:rsid w:val="002A07B5"/>
    <w:rsid w:val="002A1B80"/>
    <w:rsid w:val="002A27AD"/>
    <w:rsid w:val="002A3A8D"/>
    <w:rsid w:val="002A3CF9"/>
    <w:rsid w:val="002A5C8B"/>
    <w:rsid w:val="002A60D4"/>
    <w:rsid w:val="002A64D8"/>
    <w:rsid w:val="002A6951"/>
    <w:rsid w:val="002B01F6"/>
    <w:rsid w:val="002B02CE"/>
    <w:rsid w:val="002B0B72"/>
    <w:rsid w:val="002B3C5C"/>
    <w:rsid w:val="002C3732"/>
    <w:rsid w:val="002C662B"/>
    <w:rsid w:val="002C6935"/>
    <w:rsid w:val="002C6D4A"/>
    <w:rsid w:val="002C7DA0"/>
    <w:rsid w:val="002D0322"/>
    <w:rsid w:val="002D235F"/>
    <w:rsid w:val="002D28C3"/>
    <w:rsid w:val="002D2C18"/>
    <w:rsid w:val="002D3218"/>
    <w:rsid w:val="002D464F"/>
    <w:rsid w:val="002D4B10"/>
    <w:rsid w:val="002D507F"/>
    <w:rsid w:val="002D5167"/>
    <w:rsid w:val="002D6533"/>
    <w:rsid w:val="002D79AE"/>
    <w:rsid w:val="002E0821"/>
    <w:rsid w:val="002E1898"/>
    <w:rsid w:val="002E2E11"/>
    <w:rsid w:val="002E347B"/>
    <w:rsid w:val="002E3DE9"/>
    <w:rsid w:val="002E3E83"/>
    <w:rsid w:val="002E4D35"/>
    <w:rsid w:val="002E70D3"/>
    <w:rsid w:val="002F014D"/>
    <w:rsid w:val="002F05D9"/>
    <w:rsid w:val="002F1677"/>
    <w:rsid w:val="002F2C83"/>
    <w:rsid w:val="002F323D"/>
    <w:rsid w:val="002F48CE"/>
    <w:rsid w:val="002F50A7"/>
    <w:rsid w:val="002F556D"/>
    <w:rsid w:val="00300D18"/>
    <w:rsid w:val="00301141"/>
    <w:rsid w:val="00301EB9"/>
    <w:rsid w:val="00303E62"/>
    <w:rsid w:val="00304430"/>
    <w:rsid w:val="00306F56"/>
    <w:rsid w:val="003071D4"/>
    <w:rsid w:val="003109D4"/>
    <w:rsid w:val="00310B91"/>
    <w:rsid w:val="00311F19"/>
    <w:rsid w:val="00312FB1"/>
    <w:rsid w:val="003147BF"/>
    <w:rsid w:val="00317DDD"/>
    <w:rsid w:val="00321192"/>
    <w:rsid w:val="0032142F"/>
    <w:rsid w:val="00321E0B"/>
    <w:rsid w:val="003227B9"/>
    <w:rsid w:val="0032286D"/>
    <w:rsid w:val="003228EA"/>
    <w:rsid w:val="00322CAD"/>
    <w:rsid w:val="0032392A"/>
    <w:rsid w:val="00323DC8"/>
    <w:rsid w:val="00324D12"/>
    <w:rsid w:val="00325182"/>
    <w:rsid w:val="0032620A"/>
    <w:rsid w:val="00327C24"/>
    <w:rsid w:val="00330960"/>
    <w:rsid w:val="003310EB"/>
    <w:rsid w:val="003312DF"/>
    <w:rsid w:val="00332124"/>
    <w:rsid w:val="00332CFE"/>
    <w:rsid w:val="0033368B"/>
    <w:rsid w:val="00335F34"/>
    <w:rsid w:val="003362BC"/>
    <w:rsid w:val="0034249B"/>
    <w:rsid w:val="00342F87"/>
    <w:rsid w:val="00343440"/>
    <w:rsid w:val="0034471A"/>
    <w:rsid w:val="00345BC1"/>
    <w:rsid w:val="00346132"/>
    <w:rsid w:val="0035055A"/>
    <w:rsid w:val="0035072E"/>
    <w:rsid w:val="0035198A"/>
    <w:rsid w:val="003530EE"/>
    <w:rsid w:val="003531E3"/>
    <w:rsid w:val="00353B33"/>
    <w:rsid w:val="0035406B"/>
    <w:rsid w:val="00354A2C"/>
    <w:rsid w:val="003561DB"/>
    <w:rsid w:val="003565EB"/>
    <w:rsid w:val="00357257"/>
    <w:rsid w:val="0035789A"/>
    <w:rsid w:val="00357CBA"/>
    <w:rsid w:val="00361CBE"/>
    <w:rsid w:val="003620B2"/>
    <w:rsid w:val="00362785"/>
    <w:rsid w:val="00362FC2"/>
    <w:rsid w:val="00363187"/>
    <w:rsid w:val="00363F70"/>
    <w:rsid w:val="00364DBD"/>
    <w:rsid w:val="00365886"/>
    <w:rsid w:val="00367704"/>
    <w:rsid w:val="00367F88"/>
    <w:rsid w:val="00371E01"/>
    <w:rsid w:val="00373F82"/>
    <w:rsid w:val="0037448F"/>
    <w:rsid w:val="00374F86"/>
    <w:rsid w:val="003803DF"/>
    <w:rsid w:val="0038152E"/>
    <w:rsid w:val="003817CD"/>
    <w:rsid w:val="00381FC0"/>
    <w:rsid w:val="003822CC"/>
    <w:rsid w:val="00382F92"/>
    <w:rsid w:val="00383E15"/>
    <w:rsid w:val="0038431A"/>
    <w:rsid w:val="00385EDC"/>
    <w:rsid w:val="00386E7B"/>
    <w:rsid w:val="00390CAE"/>
    <w:rsid w:val="00390F10"/>
    <w:rsid w:val="00391095"/>
    <w:rsid w:val="003924EF"/>
    <w:rsid w:val="00392672"/>
    <w:rsid w:val="00392AFC"/>
    <w:rsid w:val="003940D6"/>
    <w:rsid w:val="00394299"/>
    <w:rsid w:val="003973CE"/>
    <w:rsid w:val="0039779D"/>
    <w:rsid w:val="003A15C2"/>
    <w:rsid w:val="003A1CF9"/>
    <w:rsid w:val="003A3A11"/>
    <w:rsid w:val="003A3A87"/>
    <w:rsid w:val="003A412D"/>
    <w:rsid w:val="003A4AF4"/>
    <w:rsid w:val="003A5DB1"/>
    <w:rsid w:val="003A7FDC"/>
    <w:rsid w:val="003B08FB"/>
    <w:rsid w:val="003B1E97"/>
    <w:rsid w:val="003B2355"/>
    <w:rsid w:val="003B25CE"/>
    <w:rsid w:val="003B292D"/>
    <w:rsid w:val="003B2AFF"/>
    <w:rsid w:val="003B2CB5"/>
    <w:rsid w:val="003B3C46"/>
    <w:rsid w:val="003B50D3"/>
    <w:rsid w:val="003B553C"/>
    <w:rsid w:val="003B583B"/>
    <w:rsid w:val="003B6EAF"/>
    <w:rsid w:val="003B6F53"/>
    <w:rsid w:val="003B735A"/>
    <w:rsid w:val="003B7672"/>
    <w:rsid w:val="003C0059"/>
    <w:rsid w:val="003C036C"/>
    <w:rsid w:val="003C2536"/>
    <w:rsid w:val="003C33B1"/>
    <w:rsid w:val="003C532E"/>
    <w:rsid w:val="003C76A0"/>
    <w:rsid w:val="003C782A"/>
    <w:rsid w:val="003D0CED"/>
    <w:rsid w:val="003D15F0"/>
    <w:rsid w:val="003D26BE"/>
    <w:rsid w:val="003D2E0A"/>
    <w:rsid w:val="003D54E2"/>
    <w:rsid w:val="003D6563"/>
    <w:rsid w:val="003D65C8"/>
    <w:rsid w:val="003D7487"/>
    <w:rsid w:val="003D74AF"/>
    <w:rsid w:val="003E0980"/>
    <w:rsid w:val="003E1BE3"/>
    <w:rsid w:val="003E27F5"/>
    <w:rsid w:val="003E2CF8"/>
    <w:rsid w:val="003E395B"/>
    <w:rsid w:val="003E40E7"/>
    <w:rsid w:val="003E45EA"/>
    <w:rsid w:val="003E58CB"/>
    <w:rsid w:val="003E6C71"/>
    <w:rsid w:val="003E6D60"/>
    <w:rsid w:val="003E6F6C"/>
    <w:rsid w:val="003E6F87"/>
    <w:rsid w:val="003F0BF6"/>
    <w:rsid w:val="003F138C"/>
    <w:rsid w:val="003F5FE4"/>
    <w:rsid w:val="003F764E"/>
    <w:rsid w:val="004006B8"/>
    <w:rsid w:val="004007E4"/>
    <w:rsid w:val="004008ED"/>
    <w:rsid w:val="004009BD"/>
    <w:rsid w:val="00401923"/>
    <w:rsid w:val="0040284F"/>
    <w:rsid w:val="00402E03"/>
    <w:rsid w:val="0040499A"/>
    <w:rsid w:val="00406295"/>
    <w:rsid w:val="004076D9"/>
    <w:rsid w:val="00411FFA"/>
    <w:rsid w:val="00412745"/>
    <w:rsid w:val="004135E6"/>
    <w:rsid w:val="00413E2C"/>
    <w:rsid w:val="00414114"/>
    <w:rsid w:val="0041457A"/>
    <w:rsid w:val="00415FA1"/>
    <w:rsid w:val="004161DC"/>
    <w:rsid w:val="00417197"/>
    <w:rsid w:val="0042056C"/>
    <w:rsid w:val="00421077"/>
    <w:rsid w:val="00421ADB"/>
    <w:rsid w:val="004225A0"/>
    <w:rsid w:val="00425078"/>
    <w:rsid w:val="00425DE0"/>
    <w:rsid w:val="0042667F"/>
    <w:rsid w:val="0043006C"/>
    <w:rsid w:val="004300C0"/>
    <w:rsid w:val="004303FD"/>
    <w:rsid w:val="00431D08"/>
    <w:rsid w:val="00432FF6"/>
    <w:rsid w:val="00433070"/>
    <w:rsid w:val="00433AAA"/>
    <w:rsid w:val="00435063"/>
    <w:rsid w:val="0043608D"/>
    <w:rsid w:val="00436FA6"/>
    <w:rsid w:val="00437995"/>
    <w:rsid w:val="004408B7"/>
    <w:rsid w:val="00440B0E"/>
    <w:rsid w:val="00440DE4"/>
    <w:rsid w:val="00441DAE"/>
    <w:rsid w:val="00442414"/>
    <w:rsid w:val="0044259A"/>
    <w:rsid w:val="00443B27"/>
    <w:rsid w:val="004444C5"/>
    <w:rsid w:val="00444A0A"/>
    <w:rsid w:val="00450AD7"/>
    <w:rsid w:val="00450BEA"/>
    <w:rsid w:val="00450DE6"/>
    <w:rsid w:val="0045111C"/>
    <w:rsid w:val="00451964"/>
    <w:rsid w:val="00453F0E"/>
    <w:rsid w:val="0045469A"/>
    <w:rsid w:val="0045564D"/>
    <w:rsid w:val="004556B4"/>
    <w:rsid w:val="004572DB"/>
    <w:rsid w:val="00457522"/>
    <w:rsid w:val="00457F52"/>
    <w:rsid w:val="00460217"/>
    <w:rsid w:val="004604CE"/>
    <w:rsid w:val="004623B8"/>
    <w:rsid w:val="00463FC4"/>
    <w:rsid w:val="0046424E"/>
    <w:rsid w:val="00465690"/>
    <w:rsid w:val="00465BE6"/>
    <w:rsid w:val="00465F11"/>
    <w:rsid w:val="004664DC"/>
    <w:rsid w:val="00466ACF"/>
    <w:rsid w:val="00470B0C"/>
    <w:rsid w:val="004715A9"/>
    <w:rsid w:val="00471B50"/>
    <w:rsid w:val="00472912"/>
    <w:rsid w:val="00475893"/>
    <w:rsid w:val="004758F4"/>
    <w:rsid w:val="00476DF6"/>
    <w:rsid w:val="0047764C"/>
    <w:rsid w:val="00477810"/>
    <w:rsid w:val="00477F22"/>
    <w:rsid w:val="00481852"/>
    <w:rsid w:val="004825C3"/>
    <w:rsid w:val="00482D29"/>
    <w:rsid w:val="00483008"/>
    <w:rsid w:val="00483037"/>
    <w:rsid w:val="00483353"/>
    <w:rsid w:val="00486408"/>
    <w:rsid w:val="00486CCB"/>
    <w:rsid w:val="00487408"/>
    <w:rsid w:val="00487433"/>
    <w:rsid w:val="00487AFB"/>
    <w:rsid w:val="004906D2"/>
    <w:rsid w:val="0049129C"/>
    <w:rsid w:val="0049190B"/>
    <w:rsid w:val="00492B87"/>
    <w:rsid w:val="00493459"/>
    <w:rsid w:val="00493EE6"/>
    <w:rsid w:val="004943AF"/>
    <w:rsid w:val="00495353"/>
    <w:rsid w:val="004961A8"/>
    <w:rsid w:val="00496CA8"/>
    <w:rsid w:val="004979B9"/>
    <w:rsid w:val="004A00DC"/>
    <w:rsid w:val="004A1398"/>
    <w:rsid w:val="004A574F"/>
    <w:rsid w:val="004A75D5"/>
    <w:rsid w:val="004A7870"/>
    <w:rsid w:val="004A7ABF"/>
    <w:rsid w:val="004A7B3C"/>
    <w:rsid w:val="004B11B4"/>
    <w:rsid w:val="004B1A50"/>
    <w:rsid w:val="004B1C8F"/>
    <w:rsid w:val="004B2093"/>
    <w:rsid w:val="004B2261"/>
    <w:rsid w:val="004B2945"/>
    <w:rsid w:val="004B3E21"/>
    <w:rsid w:val="004B4AFF"/>
    <w:rsid w:val="004B5F7E"/>
    <w:rsid w:val="004B754A"/>
    <w:rsid w:val="004C2480"/>
    <w:rsid w:val="004C3D41"/>
    <w:rsid w:val="004C4487"/>
    <w:rsid w:val="004C463E"/>
    <w:rsid w:val="004C5045"/>
    <w:rsid w:val="004C5F4C"/>
    <w:rsid w:val="004C67E0"/>
    <w:rsid w:val="004C6A73"/>
    <w:rsid w:val="004C70FF"/>
    <w:rsid w:val="004C7227"/>
    <w:rsid w:val="004C7DB4"/>
    <w:rsid w:val="004D06A8"/>
    <w:rsid w:val="004D2D67"/>
    <w:rsid w:val="004D2F80"/>
    <w:rsid w:val="004D4572"/>
    <w:rsid w:val="004D652F"/>
    <w:rsid w:val="004D6926"/>
    <w:rsid w:val="004D6A8B"/>
    <w:rsid w:val="004D6E7F"/>
    <w:rsid w:val="004D7B40"/>
    <w:rsid w:val="004E0865"/>
    <w:rsid w:val="004E0EAF"/>
    <w:rsid w:val="004E1926"/>
    <w:rsid w:val="004E1D9A"/>
    <w:rsid w:val="004E2307"/>
    <w:rsid w:val="004E2800"/>
    <w:rsid w:val="004E28A9"/>
    <w:rsid w:val="004E28C3"/>
    <w:rsid w:val="004E2B55"/>
    <w:rsid w:val="004E5AB0"/>
    <w:rsid w:val="004E5C63"/>
    <w:rsid w:val="004E6081"/>
    <w:rsid w:val="004E677F"/>
    <w:rsid w:val="004E68A8"/>
    <w:rsid w:val="004E6B6E"/>
    <w:rsid w:val="004F2474"/>
    <w:rsid w:val="004F2CE0"/>
    <w:rsid w:val="004F3901"/>
    <w:rsid w:val="004F476E"/>
    <w:rsid w:val="004F496D"/>
    <w:rsid w:val="004F4A6D"/>
    <w:rsid w:val="005024EC"/>
    <w:rsid w:val="00502D14"/>
    <w:rsid w:val="00503DC9"/>
    <w:rsid w:val="00505328"/>
    <w:rsid w:val="00506E9E"/>
    <w:rsid w:val="00507485"/>
    <w:rsid w:val="00507EEB"/>
    <w:rsid w:val="00512013"/>
    <w:rsid w:val="00512A51"/>
    <w:rsid w:val="005138C8"/>
    <w:rsid w:val="005158BD"/>
    <w:rsid w:val="00520FDA"/>
    <w:rsid w:val="005216D2"/>
    <w:rsid w:val="0052321D"/>
    <w:rsid w:val="00523831"/>
    <w:rsid w:val="00524AA8"/>
    <w:rsid w:val="00527BD9"/>
    <w:rsid w:val="0053011C"/>
    <w:rsid w:val="00530C05"/>
    <w:rsid w:val="00531C55"/>
    <w:rsid w:val="005321A6"/>
    <w:rsid w:val="0053334B"/>
    <w:rsid w:val="005334AF"/>
    <w:rsid w:val="005341D3"/>
    <w:rsid w:val="00534F42"/>
    <w:rsid w:val="00536E21"/>
    <w:rsid w:val="00540877"/>
    <w:rsid w:val="00540F7B"/>
    <w:rsid w:val="00543D5F"/>
    <w:rsid w:val="00544C5B"/>
    <w:rsid w:val="00544F69"/>
    <w:rsid w:val="00545338"/>
    <w:rsid w:val="005469FF"/>
    <w:rsid w:val="0054720F"/>
    <w:rsid w:val="00547D69"/>
    <w:rsid w:val="00547F36"/>
    <w:rsid w:val="00551CD9"/>
    <w:rsid w:val="005522D6"/>
    <w:rsid w:val="00554A23"/>
    <w:rsid w:val="005614A2"/>
    <w:rsid w:val="0056196B"/>
    <w:rsid w:val="00562AFB"/>
    <w:rsid w:val="00562F09"/>
    <w:rsid w:val="00563065"/>
    <w:rsid w:val="00563243"/>
    <w:rsid w:val="0056431D"/>
    <w:rsid w:val="00564850"/>
    <w:rsid w:val="005649D4"/>
    <w:rsid w:val="00564B47"/>
    <w:rsid w:val="005666F5"/>
    <w:rsid w:val="00566AF3"/>
    <w:rsid w:val="00570038"/>
    <w:rsid w:val="0057062F"/>
    <w:rsid w:val="0057072B"/>
    <w:rsid w:val="00571FB2"/>
    <w:rsid w:val="0057296C"/>
    <w:rsid w:val="00573A28"/>
    <w:rsid w:val="00574C58"/>
    <w:rsid w:val="00574C6A"/>
    <w:rsid w:val="0057618A"/>
    <w:rsid w:val="005772D5"/>
    <w:rsid w:val="0057799D"/>
    <w:rsid w:val="00580708"/>
    <w:rsid w:val="005818B8"/>
    <w:rsid w:val="005831CA"/>
    <w:rsid w:val="00583238"/>
    <w:rsid w:val="00583DAC"/>
    <w:rsid w:val="00583FA6"/>
    <w:rsid w:val="005876C2"/>
    <w:rsid w:val="00587C7B"/>
    <w:rsid w:val="00590B3A"/>
    <w:rsid w:val="00592267"/>
    <w:rsid w:val="005937C4"/>
    <w:rsid w:val="005967F5"/>
    <w:rsid w:val="005A2099"/>
    <w:rsid w:val="005A2276"/>
    <w:rsid w:val="005A23B7"/>
    <w:rsid w:val="005A2D39"/>
    <w:rsid w:val="005A341F"/>
    <w:rsid w:val="005A39CB"/>
    <w:rsid w:val="005A4709"/>
    <w:rsid w:val="005A654E"/>
    <w:rsid w:val="005B0FC6"/>
    <w:rsid w:val="005B128D"/>
    <w:rsid w:val="005B18B4"/>
    <w:rsid w:val="005B21EE"/>
    <w:rsid w:val="005B23A6"/>
    <w:rsid w:val="005B2D40"/>
    <w:rsid w:val="005B3C15"/>
    <w:rsid w:val="005B4B58"/>
    <w:rsid w:val="005B6598"/>
    <w:rsid w:val="005C4C75"/>
    <w:rsid w:val="005C61D1"/>
    <w:rsid w:val="005C6F0F"/>
    <w:rsid w:val="005D0C4B"/>
    <w:rsid w:val="005D366F"/>
    <w:rsid w:val="005D449A"/>
    <w:rsid w:val="005D4928"/>
    <w:rsid w:val="005D4B71"/>
    <w:rsid w:val="005D4EEB"/>
    <w:rsid w:val="005D5AF7"/>
    <w:rsid w:val="005D60E1"/>
    <w:rsid w:val="005D6905"/>
    <w:rsid w:val="005D71CC"/>
    <w:rsid w:val="005D73F5"/>
    <w:rsid w:val="005D7666"/>
    <w:rsid w:val="005D76A4"/>
    <w:rsid w:val="005D7AD9"/>
    <w:rsid w:val="005E15D7"/>
    <w:rsid w:val="005E2155"/>
    <w:rsid w:val="005E32DD"/>
    <w:rsid w:val="005E35D6"/>
    <w:rsid w:val="005E3CD5"/>
    <w:rsid w:val="005E413E"/>
    <w:rsid w:val="005E4985"/>
    <w:rsid w:val="005E4E99"/>
    <w:rsid w:val="005E612E"/>
    <w:rsid w:val="005E6B46"/>
    <w:rsid w:val="005E748B"/>
    <w:rsid w:val="005E7DE0"/>
    <w:rsid w:val="005F11A0"/>
    <w:rsid w:val="005F3F4B"/>
    <w:rsid w:val="005F4C4C"/>
    <w:rsid w:val="005F5C69"/>
    <w:rsid w:val="005F5E4D"/>
    <w:rsid w:val="005F6FB2"/>
    <w:rsid w:val="006003ED"/>
    <w:rsid w:val="00600AF2"/>
    <w:rsid w:val="0060262D"/>
    <w:rsid w:val="00604322"/>
    <w:rsid w:val="006045E9"/>
    <w:rsid w:val="00604730"/>
    <w:rsid w:val="00604FB4"/>
    <w:rsid w:val="00610A8B"/>
    <w:rsid w:val="00610FB4"/>
    <w:rsid w:val="006111DA"/>
    <w:rsid w:val="00612273"/>
    <w:rsid w:val="0061241B"/>
    <w:rsid w:val="0061319C"/>
    <w:rsid w:val="006136AC"/>
    <w:rsid w:val="00613AED"/>
    <w:rsid w:val="00614D2E"/>
    <w:rsid w:val="00614E50"/>
    <w:rsid w:val="00615B77"/>
    <w:rsid w:val="00621605"/>
    <w:rsid w:val="006230B2"/>
    <w:rsid w:val="00623F6E"/>
    <w:rsid w:val="006244DB"/>
    <w:rsid w:val="00624DE1"/>
    <w:rsid w:val="00625348"/>
    <w:rsid w:val="00625E7E"/>
    <w:rsid w:val="00625FED"/>
    <w:rsid w:val="006316D7"/>
    <w:rsid w:val="0063465D"/>
    <w:rsid w:val="00635BF3"/>
    <w:rsid w:val="006369AA"/>
    <w:rsid w:val="00636ED3"/>
    <w:rsid w:val="00637110"/>
    <w:rsid w:val="00641E69"/>
    <w:rsid w:val="00643A55"/>
    <w:rsid w:val="00643D24"/>
    <w:rsid w:val="00644056"/>
    <w:rsid w:val="006458B0"/>
    <w:rsid w:val="00646417"/>
    <w:rsid w:val="0064658C"/>
    <w:rsid w:val="0065126D"/>
    <w:rsid w:val="00652702"/>
    <w:rsid w:val="00652988"/>
    <w:rsid w:val="00653CBA"/>
    <w:rsid w:val="00656AFE"/>
    <w:rsid w:val="00657075"/>
    <w:rsid w:val="006571F2"/>
    <w:rsid w:val="00657268"/>
    <w:rsid w:val="006579A9"/>
    <w:rsid w:val="00657CBB"/>
    <w:rsid w:val="00660F7C"/>
    <w:rsid w:val="0066152B"/>
    <w:rsid w:val="0066161A"/>
    <w:rsid w:val="0066286F"/>
    <w:rsid w:val="00662A94"/>
    <w:rsid w:val="00664A07"/>
    <w:rsid w:val="0066599F"/>
    <w:rsid w:val="00665E47"/>
    <w:rsid w:val="00665F12"/>
    <w:rsid w:val="00666159"/>
    <w:rsid w:val="006669A8"/>
    <w:rsid w:val="0066749C"/>
    <w:rsid w:val="00670DB6"/>
    <w:rsid w:val="00670F07"/>
    <w:rsid w:val="00671074"/>
    <w:rsid w:val="00671756"/>
    <w:rsid w:val="006720FE"/>
    <w:rsid w:val="00672689"/>
    <w:rsid w:val="0067271D"/>
    <w:rsid w:val="0067288C"/>
    <w:rsid w:val="0067389C"/>
    <w:rsid w:val="00674303"/>
    <w:rsid w:val="00682E12"/>
    <w:rsid w:val="006844D3"/>
    <w:rsid w:val="006846BB"/>
    <w:rsid w:val="00685499"/>
    <w:rsid w:val="006864E2"/>
    <w:rsid w:val="0068735C"/>
    <w:rsid w:val="00690217"/>
    <w:rsid w:val="0069065E"/>
    <w:rsid w:val="0069163D"/>
    <w:rsid w:val="006921E6"/>
    <w:rsid w:val="006947F9"/>
    <w:rsid w:val="00696B1C"/>
    <w:rsid w:val="00696C5D"/>
    <w:rsid w:val="0069744F"/>
    <w:rsid w:val="00697959"/>
    <w:rsid w:val="00697B6A"/>
    <w:rsid w:val="006A2619"/>
    <w:rsid w:val="006A2975"/>
    <w:rsid w:val="006A670D"/>
    <w:rsid w:val="006A7E5C"/>
    <w:rsid w:val="006B08B4"/>
    <w:rsid w:val="006B11F2"/>
    <w:rsid w:val="006B2C9C"/>
    <w:rsid w:val="006B3C5F"/>
    <w:rsid w:val="006B4534"/>
    <w:rsid w:val="006B5F16"/>
    <w:rsid w:val="006C14F8"/>
    <w:rsid w:val="006C3B0D"/>
    <w:rsid w:val="006C4A72"/>
    <w:rsid w:val="006C521D"/>
    <w:rsid w:val="006C764D"/>
    <w:rsid w:val="006D28EB"/>
    <w:rsid w:val="006D4176"/>
    <w:rsid w:val="006D5F04"/>
    <w:rsid w:val="006D68CC"/>
    <w:rsid w:val="006D6B90"/>
    <w:rsid w:val="006E0032"/>
    <w:rsid w:val="006E0987"/>
    <w:rsid w:val="006E0E5F"/>
    <w:rsid w:val="006E1550"/>
    <w:rsid w:val="006E26D8"/>
    <w:rsid w:val="006E35DA"/>
    <w:rsid w:val="006E458E"/>
    <w:rsid w:val="006E47E2"/>
    <w:rsid w:val="006E5925"/>
    <w:rsid w:val="006E5DF6"/>
    <w:rsid w:val="006F08B1"/>
    <w:rsid w:val="006F0CD0"/>
    <w:rsid w:val="006F0F9D"/>
    <w:rsid w:val="006F11CA"/>
    <w:rsid w:val="006F2700"/>
    <w:rsid w:val="006F2E74"/>
    <w:rsid w:val="006F308F"/>
    <w:rsid w:val="006F3DEF"/>
    <w:rsid w:val="006F470C"/>
    <w:rsid w:val="006F6FF3"/>
    <w:rsid w:val="006F779A"/>
    <w:rsid w:val="00700795"/>
    <w:rsid w:val="007013FD"/>
    <w:rsid w:val="00701E27"/>
    <w:rsid w:val="00702E89"/>
    <w:rsid w:val="007037FA"/>
    <w:rsid w:val="00703810"/>
    <w:rsid w:val="00706521"/>
    <w:rsid w:val="00706548"/>
    <w:rsid w:val="00707709"/>
    <w:rsid w:val="007105B6"/>
    <w:rsid w:val="007112E2"/>
    <w:rsid w:val="00711306"/>
    <w:rsid w:val="00711361"/>
    <w:rsid w:val="007116DF"/>
    <w:rsid w:val="00711A64"/>
    <w:rsid w:val="00712D74"/>
    <w:rsid w:val="00714B82"/>
    <w:rsid w:val="007152C8"/>
    <w:rsid w:val="007157D0"/>
    <w:rsid w:val="00715C75"/>
    <w:rsid w:val="0071627D"/>
    <w:rsid w:val="00716A50"/>
    <w:rsid w:val="00716EAE"/>
    <w:rsid w:val="007176B1"/>
    <w:rsid w:val="007202B6"/>
    <w:rsid w:val="00720B8B"/>
    <w:rsid w:val="0072261E"/>
    <w:rsid w:val="00724A10"/>
    <w:rsid w:val="00725CC1"/>
    <w:rsid w:val="00725F04"/>
    <w:rsid w:val="00726013"/>
    <w:rsid w:val="00726EC4"/>
    <w:rsid w:val="007305C6"/>
    <w:rsid w:val="00730724"/>
    <w:rsid w:val="0073075E"/>
    <w:rsid w:val="00732227"/>
    <w:rsid w:val="00733B89"/>
    <w:rsid w:val="00733E2D"/>
    <w:rsid w:val="00734070"/>
    <w:rsid w:val="00734BA1"/>
    <w:rsid w:val="007353C9"/>
    <w:rsid w:val="00735661"/>
    <w:rsid w:val="00735748"/>
    <w:rsid w:val="007373B3"/>
    <w:rsid w:val="007373DE"/>
    <w:rsid w:val="007379E9"/>
    <w:rsid w:val="007407B7"/>
    <w:rsid w:val="0074298F"/>
    <w:rsid w:val="00743210"/>
    <w:rsid w:val="0074357F"/>
    <w:rsid w:val="0074389F"/>
    <w:rsid w:val="0074553E"/>
    <w:rsid w:val="007508C2"/>
    <w:rsid w:val="0075202E"/>
    <w:rsid w:val="00752766"/>
    <w:rsid w:val="007534D1"/>
    <w:rsid w:val="007535AD"/>
    <w:rsid w:val="00753E0E"/>
    <w:rsid w:val="00756671"/>
    <w:rsid w:val="007600A7"/>
    <w:rsid w:val="007618AC"/>
    <w:rsid w:val="0076461C"/>
    <w:rsid w:val="00765257"/>
    <w:rsid w:val="00765EBE"/>
    <w:rsid w:val="0076622A"/>
    <w:rsid w:val="00766250"/>
    <w:rsid w:val="007667FE"/>
    <w:rsid w:val="00766900"/>
    <w:rsid w:val="00766AFE"/>
    <w:rsid w:val="007679D4"/>
    <w:rsid w:val="00767A8C"/>
    <w:rsid w:val="00771E64"/>
    <w:rsid w:val="0077301A"/>
    <w:rsid w:val="00775B58"/>
    <w:rsid w:val="00776CD1"/>
    <w:rsid w:val="00777A4B"/>
    <w:rsid w:val="00777BE1"/>
    <w:rsid w:val="0078032F"/>
    <w:rsid w:val="00780D08"/>
    <w:rsid w:val="007832AE"/>
    <w:rsid w:val="007836C2"/>
    <w:rsid w:val="00783764"/>
    <w:rsid w:val="00783C61"/>
    <w:rsid w:val="007848CD"/>
    <w:rsid w:val="00787DC1"/>
    <w:rsid w:val="007901FF"/>
    <w:rsid w:val="007908E2"/>
    <w:rsid w:val="0079144D"/>
    <w:rsid w:val="007914F8"/>
    <w:rsid w:val="007924A2"/>
    <w:rsid w:val="0079286F"/>
    <w:rsid w:val="007931D5"/>
    <w:rsid w:val="007944E9"/>
    <w:rsid w:val="007946A8"/>
    <w:rsid w:val="00796FFD"/>
    <w:rsid w:val="007973FA"/>
    <w:rsid w:val="00797D1D"/>
    <w:rsid w:val="007A2EE9"/>
    <w:rsid w:val="007A2F27"/>
    <w:rsid w:val="007A39FC"/>
    <w:rsid w:val="007A50AF"/>
    <w:rsid w:val="007A5F52"/>
    <w:rsid w:val="007A685D"/>
    <w:rsid w:val="007A6AF6"/>
    <w:rsid w:val="007B0A3B"/>
    <w:rsid w:val="007B1ECF"/>
    <w:rsid w:val="007B2582"/>
    <w:rsid w:val="007B3476"/>
    <w:rsid w:val="007B3FA9"/>
    <w:rsid w:val="007B44C7"/>
    <w:rsid w:val="007B614D"/>
    <w:rsid w:val="007B62BE"/>
    <w:rsid w:val="007B7011"/>
    <w:rsid w:val="007B775E"/>
    <w:rsid w:val="007C0D52"/>
    <w:rsid w:val="007C3A5F"/>
    <w:rsid w:val="007C476A"/>
    <w:rsid w:val="007C597A"/>
    <w:rsid w:val="007C6135"/>
    <w:rsid w:val="007C63A5"/>
    <w:rsid w:val="007C748F"/>
    <w:rsid w:val="007C7EE8"/>
    <w:rsid w:val="007D06C9"/>
    <w:rsid w:val="007D136C"/>
    <w:rsid w:val="007D2BF0"/>
    <w:rsid w:val="007D310B"/>
    <w:rsid w:val="007D328F"/>
    <w:rsid w:val="007D41B7"/>
    <w:rsid w:val="007D4FE8"/>
    <w:rsid w:val="007D5D3C"/>
    <w:rsid w:val="007E1C9A"/>
    <w:rsid w:val="007E36BB"/>
    <w:rsid w:val="007E3F30"/>
    <w:rsid w:val="007E543E"/>
    <w:rsid w:val="007E56D2"/>
    <w:rsid w:val="007E65A2"/>
    <w:rsid w:val="007E6AEE"/>
    <w:rsid w:val="007F2565"/>
    <w:rsid w:val="007F2E5C"/>
    <w:rsid w:val="007F30E7"/>
    <w:rsid w:val="007F35AB"/>
    <w:rsid w:val="007F4763"/>
    <w:rsid w:val="008006F5"/>
    <w:rsid w:val="0080179E"/>
    <w:rsid w:val="0080296B"/>
    <w:rsid w:val="0080367E"/>
    <w:rsid w:val="00803C38"/>
    <w:rsid w:val="008046EF"/>
    <w:rsid w:val="00806BE8"/>
    <w:rsid w:val="00807131"/>
    <w:rsid w:val="00812979"/>
    <w:rsid w:val="00812F84"/>
    <w:rsid w:val="00813044"/>
    <w:rsid w:val="00814049"/>
    <w:rsid w:val="008141AF"/>
    <w:rsid w:val="00814421"/>
    <w:rsid w:val="00815CE4"/>
    <w:rsid w:val="0081683E"/>
    <w:rsid w:val="0082218C"/>
    <w:rsid w:val="00824C95"/>
    <w:rsid w:val="00825595"/>
    <w:rsid w:val="00826125"/>
    <w:rsid w:val="00826255"/>
    <w:rsid w:val="0082684C"/>
    <w:rsid w:val="00827FEF"/>
    <w:rsid w:val="00832638"/>
    <w:rsid w:val="00832F9B"/>
    <w:rsid w:val="00833F73"/>
    <w:rsid w:val="0083490B"/>
    <w:rsid w:val="00834CFF"/>
    <w:rsid w:val="00835C06"/>
    <w:rsid w:val="00836700"/>
    <w:rsid w:val="00837CDC"/>
    <w:rsid w:val="00837CF7"/>
    <w:rsid w:val="00840BEC"/>
    <w:rsid w:val="00841429"/>
    <w:rsid w:val="00842C0D"/>
    <w:rsid w:val="008431E8"/>
    <w:rsid w:val="008455A4"/>
    <w:rsid w:val="00847AAE"/>
    <w:rsid w:val="00847E26"/>
    <w:rsid w:val="00847E8E"/>
    <w:rsid w:val="008513CC"/>
    <w:rsid w:val="00851BF0"/>
    <w:rsid w:val="00852300"/>
    <w:rsid w:val="008523CA"/>
    <w:rsid w:val="0085368F"/>
    <w:rsid w:val="008536D2"/>
    <w:rsid w:val="00854016"/>
    <w:rsid w:val="00856F7A"/>
    <w:rsid w:val="008572C6"/>
    <w:rsid w:val="00860112"/>
    <w:rsid w:val="00860CCA"/>
    <w:rsid w:val="00861C84"/>
    <w:rsid w:val="00861DDD"/>
    <w:rsid w:val="00861E30"/>
    <w:rsid w:val="0086306E"/>
    <w:rsid w:val="0086360F"/>
    <w:rsid w:val="008639CE"/>
    <w:rsid w:val="00864779"/>
    <w:rsid w:val="00864ADA"/>
    <w:rsid w:val="00864B3B"/>
    <w:rsid w:val="00864E8B"/>
    <w:rsid w:val="0086696F"/>
    <w:rsid w:val="00874074"/>
    <w:rsid w:val="00876FE1"/>
    <w:rsid w:val="008771BB"/>
    <w:rsid w:val="00877CDD"/>
    <w:rsid w:val="0088117F"/>
    <w:rsid w:val="008816A8"/>
    <w:rsid w:val="00883524"/>
    <w:rsid w:val="008839F7"/>
    <w:rsid w:val="00884327"/>
    <w:rsid w:val="0089062C"/>
    <w:rsid w:val="008915F0"/>
    <w:rsid w:val="008934AB"/>
    <w:rsid w:val="008956A1"/>
    <w:rsid w:val="008973A6"/>
    <w:rsid w:val="008A0092"/>
    <w:rsid w:val="008A05CE"/>
    <w:rsid w:val="008A09F5"/>
    <w:rsid w:val="008A0AAA"/>
    <w:rsid w:val="008A0F75"/>
    <w:rsid w:val="008A5BD6"/>
    <w:rsid w:val="008A6C32"/>
    <w:rsid w:val="008B0B1C"/>
    <w:rsid w:val="008B1550"/>
    <w:rsid w:val="008B1FE9"/>
    <w:rsid w:val="008B226D"/>
    <w:rsid w:val="008B413B"/>
    <w:rsid w:val="008B44F7"/>
    <w:rsid w:val="008B4ACA"/>
    <w:rsid w:val="008B4E71"/>
    <w:rsid w:val="008B5033"/>
    <w:rsid w:val="008B57F7"/>
    <w:rsid w:val="008B61D7"/>
    <w:rsid w:val="008B736A"/>
    <w:rsid w:val="008B77F8"/>
    <w:rsid w:val="008C1FF8"/>
    <w:rsid w:val="008C20AC"/>
    <w:rsid w:val="008C2A54"/>
    <w:rsid w:val="008C3300"/>
    <w:rsid w:val="008C4A36"/>
    <w:rsid w:val="008C4CEF"/>
    <w:rsid w:val="008C62EB"/>
    <w:rsid w:val="008C6756"/>
    <w:rsid w:val="008D0A3A"/>
    <w:rsid w:val="008D1743"/>
    <w:rsid w:val="008D1A66"/>
    <w:rsid w:val="008D394F"/>
    <w:rsid w:val="008D3FD1"/>
    <w:rsid w:val="008D4852"/>
    <w:rsid w:val="008D4BB8"/>
    <w:rsid w:val="008D5BF4"/>
    <w:rsid w:val="008D6E6B"/>
    <w:rsid w:val="008E0007"/>
    <w:rsid w:val="008E0C0C"/>
    <w:rsid w:val="008E1781"/>
    <w:rsid w:val="008E2059"/>
    <w:rsid w:val="008E2471"/>
    <w:rsid w:val="008E3EAA"/>
    <w:rsid w:val="008E42FB"/>
    <w:rsid w:val="008E43C0"/>
    <w:rsid w:val="008E67A2"/>
    <w:rsid w:val="008E718C"/>
    <w:rsid w:val="008E7915"/>
    <w:rsid w:val="008E7ACB"/>
    <w:rsid w:val="008F1C87"/>
    <w:rsid w:val="008F33CC"/>
    <w:rsid w:val="008F4195"/>
    <w:rsid w:val="008F6334"/>
    <w:rsid w:val="008F749A"/>
    <w:rsid w:val="008F765F"/>
    <w:rsid w:val="008F7EE8"/>
    <w:rsid w:val="00900BA9"/>
    <w:rsid w:val="00900CED"/>
    <w:rsid w:val="00900EC6"/>
    <w:rsid w:val="0090234D"/>
    <w:rsid w:val="00902390"/>
    <w:rsid w:val="009023DC"/>
    <w:rsid w:val="00903592"/>
    <w:rsid w:val="0090378A"/>
    <w:rsid w:val="00903C24"/>
    <w:rsid w:val="009055E5"/>
    <w:rsid w:val="00905CC7"/>
    <w:rsid w:val="00907368"/>
    <w:rsid w:val="00907EEB"/>
    <w:rsid w:val="009102BF"/>
    <w:rsid w:val="00912E1C"/>
    <w:rsid w:val="00912FB3"/>
    <w:rsid w:val="0091538F"/>
    <w:rsid w:val="00916300"/>
    <w:rsid w:val="0091711C"/>
    <w:rsid w:val="00917969"/>
    <w:rsid w:val="009207E3"/>
    <w:rsid w:val="009208B3"/>
    <w:rsid w:val="009217CB"/>
    <w:rsid w:val="00921F48"/>
    <w:rsid w:val="00923962"/>
    <w:rsid w:val="00923C5F"/>
    <w:rsid w:val="00925485"/>
    <w:rsid w:val="00925985"/>
    <w:rsid w:val="00926523"/>
    <w:rsid w:val="00926647"/>
    <w:rsid w:val="009269B2"/>
    <w:rsid w:val="00926C7C"/>
    <w:rsid w:val="00927343"/>
    <w:rsid w:val="0093256D"/>
    <w:rsid w:val="009332F6"/>
    <w:rsid w:val="009341E6"/>
    <w:rsid w:val="00936B6A"/>
    <w:rsid w:val="00937960"/>
    <w:rsid w:val="009412E2"/>
    <w:rsid w:val="009414DB"/>
    <w:rsid w:val="00942F55"/>
    <w:rsid w:val="0094321F"/>
    <w:rsid w:val="0094419C"/>
    <w:rsid w:val="00944A16"/>
    <w:rsid w:val="00946189"/>
    <w:rsid w:val="0094725B"/>
    <w:rsid w:val="009472EA"/>
    <w:rsid w:val="009473C7"/>
    <w:rsid w:val="00951C6B"/>
    <w:rsid w:val="009550E9"/>
    <w:rsid w:val="009555D8"/>
    <w:rsid w:val="00956B17"/>
    <w:rsid w:val="00956E27"/>
    <w:rsid w:val="00956F45"/>
    <w:rsid w:val="0095797E"/>
    <w:rsid w:val="00957A63"/>
    <w:rsid w:val="0096028D"/>
    <w:rsid w:val="00960DD3"/>
    <w:rsid w:val="00961C8E"/>
    <w:rsid w:val="009629DB"/>
    <w:rsid w:val="0096301B"/>
    <w:rsid w:val="00964408"/>
    <w:rsid w:val="00964AD7"/>
    <w:rsid w:val="00965E7C"/>
    <w:rsid w:val="00966C5B"/>
    <w:rsid w:val="00970369"/>
    <w:rsid w:val="009706B1"/>
    <w:rsid w:val="00970A98"/>
    <w:rsid w:val="00970F6F"/>
    <w:rsid w:val="009729E6"/>
    <w:rsid w:val="00972D1E"/>
    <w:rsid w:val="00975B99"/>
    <w:rsid w:val="009762F6"/>
    <w:rsid w:val="00977F6F"/>
    <w:rsid w:val="00980F06"/>
    <w:rsid w:val="009811EA"/>
    <w:rsid w:val="00981474"/>
    <w:rsid w:val="0098278E"/>
    <w:rsid w:val="0098648A"/>
    <w:rsid w:val="00986E3B"/>
    <w:rsid w:val="009904B2"/>
    <w:rsid w:val="009907AE"/>
    <w:rsid w:val="00990803"/>
    <w:rsid w:val="00990BDB"/>
    <w:rsid w:val="00991F3E"/>
    <w:rsid w:val="0099277B"/>
    <w:rsid w:val="009928D2"/>
    <w:rsid w:val="009945AE"/>
    <w:rsid w:val="00994EDA"/>
    <w:rsid w:val="00995236"/>
    <w:rsid w:val="009954DB"/>
    <w:rsid w:val="00995C37"/>
    <w:rsid w:val="009975E9"/>
    <w:rsid w:val="009A037C"/>
    <w:rsid w:val="009A0715"/>
    <w:rsid w:val="009A08A0"/>
    <w:rsid w:val="009A0E11"/>
    <w:rsid w:val="009A14F3"/>
    <w:rsid w:val="009A1504"/>
    <w:rsid w:val="009A280C"/>
    <w:rsid w:val="009A3591"/>
    <w:rsid w:val="009A3D48"/>
    <w:rsid w:val="009A3E35"/>
    <w:rsid w:val="009A3E92"/>
    <w:rsid w:val="009A4CE0"/>
    <w:rsid w:val="009A60D6"/>
    <w:rsid w:val="009A6477"/>
    <w:rsid w:val="009B0CC8"/>
    <w:rsid w:val="009B26AA"/>
    <w:rsid w:val="009B39EA"/>
    <w:rsid w:val="009B560D"/>
    <w:rsid w:val="009B580A"/>
    <w:rsid w:val="009B6220"/>
    <w:rsid w:val="009B7940"/>
    <w:rsid w:val="009C1CEC"/>
    <w:rsid w:val="009C1F7D"/>
    <w:rsid w:val="009D00CA"/>
    <w:rsid w:val="009D046F"/>
    <w:rsid w:val="009D0487"/>
    <w:rsid w:val="009D2CEB"/>
    <w:rsid w:val="009D2E49"/>
    <w:rsid w:val="009D3E19"/>
    <w:rsid w:val="009D496B"/>
    <w:rsid w:val="009D4A7E"/>
    <w:rsid w:val="009D4C1D"/>
    <w:rsid w:val="009E16A9"/>
    <w:rsid w:val="009E37F4"/>
    <w:rsid w:val="009E3989"/>
    <w:rsid w:val="009E57AA"/>
    <w:rsid w:val="009E5F85"/>
    <w:rsid w:val="009E64CD"/>
    <w:rsid w:val="009E72B9"/>
    <w:rsid w:val="009E7F78"/>
    <w:rsid w:val="009F0CAC"/>
    <w:rsid w:val="009F55CE"/>
    <w:rsid w:val="009F68AB"/>
    <w:rsid w:val="00A02809"/>
    <w:rsid w:val="00A02964"/>
    <w:rsid w:val="00A039C1"/>
    <w:rsid w:val="00A04D95"/>
    <w:rsid w:val="00A07D19"/>
    <w:rsid w:val="00A107BC"/>
    <w:rsid w:val="00A13622"/>
    <w:rsid w:val="00A13B8E"/>
    <w:rsid w:val="00A1550A"/>
    <w:rsid w:val="00A15BFB"/>
    <w:rsid w:val="00A15FA6"/>
    <w:rsid w:val="00A20257"/>
    <w:rsid w:val="00A22900"/>
    <w:rsid w:val="00A242EE"/>
    <w:rsid w:val="00A2549C"/>
    <w:rsid w:val="00A259AE"/>
    <w:rsid w:val="00A26F19"/>
    <w:rsid w:val="00A276B6"/>
    <w:rsid w:val="00A27F64"/>
    <w:rsid w:val="00A32E1C"/>
    <w:rsid w:val="00A330CF"/>
    <w:rsid w:val="00A34D25"/>
    <w:rsid w:val="00A35B29"/>
    <w:rsid w:val="00A36588"/>
    <w:rsid w:val="00A41390"/>
    <w:rsid w:val="00A4346A"/>
    <w:rsid w:val="00A43CD0"/>
    <w:rsid w:val="00A43E5B"/>
    <w:rsid w:val="00A43E87"/>
    <w:rsid w:val="00A44CDF"/>
    <w:rsid w:val="00A5001B"/>
    <w:rsid w:val="00A5137F"/>
    <w:rsid w:val="00A52AB4"/>
    <w:rsid w:val="00A53B78"/>
    <w:rsid w:val="00A5422F"/>
    <w:rsid w:val="00A5468E"/>
    <w:rsid w:val="00A55DC4"/>
    <w:rsid w:val="00A560A2"/>
    <w:rsid w:val="00A56348"/>
    <w:rsid w:val="00A57FEA"/>
    <w:rsid w:val="00A60267"/>
    <w:rsid w:val="00A61338"/>
    <w:rsid w:val="00A616AA"/>
    <w:rsid w:val="00A625BB"/>
    <w:rsid w:val="00A62D13"/>
    <w:rsid w:val="00A64060"/>
    <w:rsid w:val="00A65758"/>
    <w:rsid w:val="00A66187"/>
    <w:rsid w:val="00A661BC"/>
    <w:rsid w:val="00A6664D"/>
    <w:rsid w:val="00A673AA"/>
    <w:rsid w:val="00A711F9"/>
    <w:rsid w:val="00A72E5F"/>
    <w:rsid w:val="00A73845"/>
    <w:rsid w:val="00A77C06"/>
    <w:rsid w:val="00A77D84"/>
    <w:rsid w:val="00A77E74"/>
    <w:rsid w:val="00A77EC0"/>
    <w:rsid w:val="00A82F33"/>
    <w:rsid w:val="00A84023"/>
    <w:rsid w:val="00A85962"/>
    <w:rsid w:val="00A90159"/>
    <w:rsid w:val="00A90D44"/>
    <w:rsid w:val="00A910A4"/>
    <w:rsid w:val="00A92AAC"/>
    <w:rsid w:val="00A93F5E"/>
    <w:rsid w:val="00A9400A"/>
    <w:rsid w:val="00A95B88"/>
    <w:rsid w:val="00A9667C"/>
    <w:rsid w:val="00A96A19"/>
    <w:rsid w:val="00AA2E62"/>
    <w:rsid w:val="00AA4021"/>
    <w:rsid w:val="00AA5D99"/>
    <w:rsid w:val="00AA5E1E"/>
    <w:rsid w:val="00AA755A"/>
    <w:rsid w:val="00AA787E"/>
    <w:rsid w:val="00AB0558"/>
    <w:rsid w:val="00AB085E"/>
    <w:rsid w:val="00AB22C4"/>
    <w:rsid w:val="00AB26E7"/>
    <w:rsid w:val="00AB3314"/>
    <w:rsid w:val="00AC145B"/>
    <w:rsid w:val="00AC1487"/>
    <w:rsid w:val="00AC17D8"/>
    <w:rsid w:val="00AC42BD"/>
    <w:rsid w:val="00AC485B"/>
    <w:rsid w:val="00AC5144"/>
    <w:rsid w:val="00AC55C7"/>
    <w:rsid w:val="00AD0152"/>
    <w:rsid w:val="00AD1455"/>
    <w:rsid w:val="00AD1865"/>
    <w:rsid w:val="00AD200F"/>
    <w:rsid w:val="00AD44C6"/>
    <w:rsid w:val="00AD5689"/>
    <w:rsid w:val="00AD6A2D"/>
    <w:rsid w:val="00AD7A43"/>
    <w:rsid w:val="00AD7BD1"/>
    <w:rsid w:val="00AE0D68"/>
    <w:rsid w:val="00AE3B2B"/>
    <w:rsid w:val="00AE50D4"/>
    <w:rsid w:val="00AE60A0"/>
    <w:rsid w:val="00AE76AD"/>
    <w:rsid w:val="00AE7887"/>
    <w:rsid w:val="00AF119E"/>
    <w:rsid w:val="00AF32F1"/>
    <w:rsid w:val="00AF4EFB"/>
    <w:rsid w:val="00AF5777"/>
    <w:rsid w:val="00AF586C"/>
    <w:rsid w:val="00AF79AE"/>
    <w:rsid w:val="00B00247"/>
    <w:rsid w:val="00B008F3"/>
    <w:rsid w:val="00B0319D"/>
    <w:rsid w:val="00B0338D"/>
    <w:rsid w:val="00B038DF"/>
    <w:rsid w:val="00B04F00"/>
    <w:rsid w:val="00B053DF"/>
    <w:rsid w:val="00B05A58"/>
    <w:rsid w:val="00B069CF"/>
    <w:rsid w:val="00B0771B"/>
    <w:rsid w:val="00B10789"/>
    <w:rsid w:val="00B11054"/>
    <w:rsid w:val="00B12C18"/>
    <w:rsid w:val="00B16594"/>
    <w:rsid w:val="00B16A00"/>
    <w:rsid w:val="00B179EB"/>
    <w:rsid w:val="00B20871"/>
    <w:rsid w:val="00B22257"/>
    <w:rsid w:val="00B22B03"/>
    <w:rsid w:val="00B23292"/>
    <w:rsid w:val="00B23F24"/>
    <w:rsid w:val="00B254BB"/>
    <w:rsid w:val="00B25F0F"/>
    <w:rsid w:val="00B25F51"/>
    <w:rsid w:val="00B271C9"/>
    <w:rsid w:val="00B275DD"/>
    <w:rsid w:val="00B277AA"/>
    <w:rsid w:val="00B27FF1"/>
    <w:rsid w:val="00B3148A"/>
    <w:rsid w:val="00B3190A"/>
    <w:rsid w:val="00B33C49"/>
    <w:rsid w:val="00B35553"/>
    <w:rsid w:val="00B3635B"/>
    <w:rsid w:val="00B374BD"/>
    <w:rsid w:val="00B378BD"/>
    <w:rsid w:val="00B403CE"/>
    <w:rsid w:val="00B4069E"/>
    <w:rsid w:val="00B40D78"/>
    <w:rsid w:val="00B426AD"/>
    <w:rsid w:val="00B459D4"/>
    <w:rsid w:val="00B469F1"/>
    <w:rsid w:val="00B4752C"/>
    <w:rsid w:val="00B47C63"/>
    <w:rsid w:val="00B52030"/>
    <w:rsid w:val="00B53975"/>
    <w:rsid w:val="00B53A49"/>
    <w:rsid w:val="00B554B8"/>
    <w:rsid w:val="00B55BC9"/>
    <w:rsid w:val="00B55D4D"/>
    <w:rsid w:val="00B574F8"/>
    <w:rsid w:val="00B578CE"/>
    <w:rsid w:val="00B57930"/>
    <w:rsid w:val="00B61236"/>
    <w:rsid w:val="00B613A0"/>
    <w:rsid w:val="00B62598"/>
    <w:rsid w:val="00B626E4"/>
    <w:rsid w:val="00B634F1"/>
    <w:rsid w:val="00B6362F"/>
    <w:rsid w:val="00B63A8D"/>
    <w:rsid w:val="00B65602"/>
    <w:rsid w:val="00B661A4"/>
    <w:rsid w:val="00B66F3B"/>
    <w:rsid w:val="00B71A57"/>
    <w:rsid w:val="00B73002"/>
    <w:rsid w:val="00B73BEF"/>
    <w:rsid w:val="00B740C1"/>
    <w:rsid w:val="00B74D37"/>
    <w:rsid w:val="00B750E4"/>
    <w:rsid w:val="00B75489"/>
    <w:rsid w:val="00B758EB"/>
    <w:rsid w:val="00B75A6D"/>
    <w:rsid w:val="00B75F45"/>
    <w:rsid w:val="00B7627E"/>
    <w:rsid w:val="00B77B44"/>
    <w:rsid w:val="00B83EFC"/>
    <w:rsid w:val="00B8401A"/>
    <w:rsid w:val="00B8433E"/>
    <w:rsid w:val="00B84ADE"/>
    <w:rsid w:val="00B84BDC"/>
    <w:rsid w:val="00B850E7"/>
    <w:rsid w:val="00B85B54"/>
    <w:rsid w:val="00B86132"/>
    <w:rsid w:val="00B86726"/>
    <w:rsid w:val="00B867DD"/>
    <w:rsid w:val="00B86A6B"/>
    <w:rsid w:val="00B86B8B"/>
    <w:rsid w:val="00B8757F"/>
    <w:rsid w:val="00B90525"/>
    <w:rsid w:val="00B92527"/>
    <w:rsid w:val="00B94875"/>
    <w:rsid w:val="00B94A49"/>
    <w:rsid w:val="00B9595C"/>
    <w:rsid w:val="00B96258"/>
    <w:rsid w:val="00BA0775"/>
    <w:rsid w:val="00BA1A88"/>
    <w:rsid w:val="00BA1D49"/>
    <w:rsid w:val="00BA1F3F"/>
    <w:rsid w:val="00BA2387"/>
    <w:rsid w:val="00BA41A7"/>
    <w:rsid w:val="00BA41EA"/>
    <w:rsid w:val="00BA5154"/>
    <w:rsid w:val="00BA5F01"/>
    <w:rsid w:val="00BA61E7"/>
    <w:rsid w:val="00BA63E8"/>
    <w:rsid w:val="00BA6845"/>
    <w:rsid w:val="00BA70A1"/>
    <w:rsid w:val="00BA7F9B"/>
    <w:rsid w:val="00BB539E"/>
    <w:rsid w:val="00BB54DE"/>
    <w:rsid w:val="00BB5920"/>
    <w:rsid w:val="00BB7E15"/>
    <w:rsid w:val="00BB7EF3"/>
    <w:rsid w:val="00BC0243"/>
    <w:rsid w:val="00BC1730"/>
    <w:rsid w:val="00BC244E"/>
    <w:rsid w:val="00BC3A95"/>
    <w:rsid w:val="00BC40AA"/>
    <w:rsid w:val="00BC4469"/>
    <w:rsid w:val="00BC4AFC"/>
    <w:rsid w:val="00BC6AA4"/>
    <w:rsid w:val="00BC6FBE"/>
    <w:rsid w:val="00BD0CE4"/>
    <w:rsid w:val="00BD14AD"/>
    <w:rsid w:val="00BD41E1"/>
    <w:rsid w:val="00BD42B7"/>
    <w:rsid w:val="00BD492A"/>
    <w:rsid w:val="00BD5CBC"/>
    <w:rsid w:val="00BD73ED"/>
    <w:rsid w:val="00BD7A0E"/>
    <w:rsid w:val="00BE0446"/>
    <w:rsid w:val="00BE0C7F"/>
    <w:rsid w:val="00BE0DE7"/>
    <w:rsid w:val="00BE130D"/>
    <w:rsid w:val="00BE19AB"/>
    <w:rsid w:val="00BE1B91"/>
    <w:rsid w:val="00BE1F6B"/>
    <w:rsid w:val="00BE3B32"/>
    <w:rsid w:val="00BE41BB"/>
    <w:rsid w:val="00BE50D9"/>
    <w:rsid w:val="00BE5315"/>
    <w:rsid w:val="00BE698D"/>
    <w:rsid w:val="00BE6DFD"/>
    <w:rsid w:val="00BF03C1"/>
    <w:rsid w:val="00BF0C34"/>
    <w:rsid w:val="00BF123F"/>
    <w:rsid w:val="00BF2863"/>
    <w:rsid w:val="00BF34FD"/>
    <w:rsid w:val="00BF4289"/>
    <w:rsid w:val="00BF43D6"/>
    <w:rsid w:val="00BF4C1E"/>
    <w:rsid w:val="00BF5B98"/>
    <w:rsid w:val="00BF6AA7"/>
    <w:rsid w:val="00BF7368"/>
    <w:rsid w:val="00BF7D5F"/>
    <w:rsid w:val="00C02812"/>
    <w:rsid w:val="00C04784"/>
    <w:rsid w:val="00C10D18"/>
    <w:rsid w:val="00C12331"/>
    <w:rsid w:val="00C12962"/>
    <w:rsid w:val="00C15BE7"/>
    <w:rsid w:val="00C1683B"/>
    <w:rsid w:val="00C221AA"/>
    <w:rsid w:val="00C22DEC"/>
    <w:rsid w:val="00C24F56"/>
    <w:rsid w:val="00C25B1D"/>
    <w:rsid w:val="00C32219"/>
    <w:rsid w:val="00C34B6D"/>
    <w:rsid w:val="00C36AA7"/>
    <w:rsid w:val="00C40C57"/>
    <w:rsid w:val="00C4376F"/>
    <w:rsid w:val="00C44D6D"/>
    <w:rsid w:val="00C4667C"/>
    <w:rsid w:val="00C467DA"/>
    <w:rsid w:val="00C46EE6"/>
    <w:rsid w:val="00C47613"/>
    <w:rsid w:val="00C47683"/>
    <w:rsid w:val="00C479E9"/>
    <w:rsid w:val="00C47C9A"/>
    <w:rsid w:val="00C5007E"/>
    <w:rsid w:val="00C51535"/>
    <w:rsid w:val="00C52804"/>
    <w:rsid w:val="00C52CEA"/>
    <w:rsid w:val="00C53AF9"/>
    <w:rsid w:val="00C55203"/>
    <w:rsid w:val="00C55AC7"/>
    <w:rsid w:val="00C5726B"/>
    <w:rsid w:val="00C575D0"/>
    <w:rsid w:val="00C60FBF"/>
    <w:rsid w:val="00C62171"/>
    <w:rsid w:val="00C63B1A"/>
    <w:rsid w:val="00C644D1"/>
    <w:rsid w:val="00C64793"/>
    <w:rsid w:val="00C64D95"/>
    <w:rsid w:val="00C70CC4"/>
    <w:rsid w:val="00C712C9"/>
    <w:rsid w:val="00C71C23"/>
    <w:rsid w:val="00C72CD7"/>
    <w:rsid w:val="00C72E20"/>
    <w:rsid w:val="00C75824"/>
    <w:rsid w:val="00C75AF9"/>
    <w:rsid w:val="00C76F48"/>
    <w:rsid w:val="00C8101A"/>
    <w:rsid w:val="00C8105E"/>
    <w:rsid w:val="00C814B4"/>
    <w:rsid w:val="00C81CA9"/>
    <w:rsid w:val="00C839B0"/>
    <w:rsid w:val="00C83A4C"/>
    <w:rsid w:val="00C840E9"/>
    <w:rsid w:val="00C84AB1"/>
    <w:rsid w:val="00C85642"/>
    <w:rsid w:val="00C856C9"/>
    <w:rsid w:val="00C856F2"/>
    <w:rsid w:val="00C86A3C"/>
    <w:rsid w:val="00C87A07"/>
    <w:rsid w:val="00C87C84"/>
    <w:rsid w:val="00C92278"/>
    <w:rsid w:val="00C924D1"/>
    <w:rsid w:val="00C953DB"/>
    <w:rsid w:val="00C95D21"/>
    <w:rsid w:val="00C96D58"/>
    <w:rsid w:val="00CA00D1"/>
    <w:rsid w:val="00CA0F14"/>
    <w:rsid w:val="00CA1F85"/>
    <w:rsid w:val="00CA2DB0"/>
    <w:rsid w:val="00CA3DEB"/>
    <w:rsid w:val="00CA656E"/>
    <w:rsid w:val="00CB1133"/>
    <w:rsid w:val="00CB13D4"/>
    <w:rsid w:val="00CB4849"/>
    <w:rsid w:val="00CB5281"/>
    <w:rsid w:val="00CB54D3"/>
    <w:rsid w:val="00CB6B3E"/>
    <w:rsid w:val="00CB6E60"/>
    <w:rsid w:val="00CB7107"/>
    <w:rsid w:val="00CB72A0"/>
    <w:rsid w:val="00CC03D4"/>
    <w:rsid w:val="00CC1118"/>
    <w:rsid w:val="00CC276F"/>
    <w:rsid w:val="00CC2DF1"/>
    <w:rsid w:val="00CC2E90"/>
    <w:rsid w:val="00CC3871"/>
    <w:rsid w:val="00CC3878"/>
    <w:rsid w:val="00CC6BD4"/>
    <w:rsid w:val="00CD076C"/>
    <w:rsid w:val="00CD119B"/>
    <w:rsid w:val="00CD2231"/>
    <w:rsid w:val="00CD235A"/>
    <w:rsid w:val="00CD36AC"/>
    <w:rsid w:val="00CD5AFA"/>
    <w:rsid w:val="00CE062A"/>
    <w:rsid w:val="00CE07C7"/>
    <w:rsid w:val="00CE0C37"/>
    <w:rsid w:val="00CE0CEC"/>
    <w:rsid w:val="00CE12E2"/>
    <w:rsid w:val="00CE20E5"/>
    <w:rsid w:val="00CE24C8"/>
    <w:rsid w:val="00CE3C53"/>
    <w:rsid w:val="00CE405C"/>
    <w:rsid w:val="00CE535A"/>
    <w:rsid w:val="00CE626A"/>
    <w:rsid w:val="00CE7B93"/>
    <w:rsid w:val="00CE7DD4"/>
    <w:rsid w:val="00CF04AF"/>
    <w:rsid w:val="00CF0C5F"/>
    <w:rsid w:val="00CF1AAB"/>
    <w:rsid w:val="00CF1E45"/>
    <w:rsid w:val="00CF2505"/>
    <w:rsid w:val="00CF4488"/>
    <w:rsid w:val="00CF4F41"/>
    <w:rsid w:val="00CF58D2"/>
    <w:rsid w:val="00CF6521"/>
    <w:rsid w:val="00CF79FF"/>
    <w:rsid w:val="00D001DD"/>
    <w:rsid w:val="00D0184E"/>
    <w:rsid w:val="00D02616"/>
    <w:rsid w:val="00D02C14"/>
    <w:rsid w:val="00D0324F"/>
    <w:rsid w:val="00D04893"/>
    <w:rsid w:val="00D05163"/>
    <w:rsid w:val="00D05F9F"/>
    <w:rsid w:val="00D07410"/>
    <w:rsid w:val="00D1045C"/>
    <w:rsid w:val="00D108C0"/>
    <w:rsid w:val="00D1316E"/>
    <w:rsid w:val="00D13CD8"/>
    <w:rsid w:val="00D150CA"/>
    <w:rsid w:val="00D15762"/>
    <w:rsid w:val="00D1655B"/>
    <w:rsid w:val="00D17C86"/>
    <w:rsid w:val="00D20761"/>
    <w:rsid w:val="00D21817"/>
    <w:rsid w:val="00D21C49"/>
    <w:rsid w:val="00D2215F"/>
    <w:rsid w:val="00D24A3C"/>
    <w:rsid w:val="00D25B5B"/>
    <w:rsid w:val="00D25D26"/>
    <w:rsid w:val="00D2737D"/>
    <w:rsid w:val="00D301EE"/>
    <w:rsid w:val="00D304B6"/>
    <w:rsid w:val="00D32401"/>
    <w:rsid w:val="00D32E28"/>
    <w:rsid w:val="00D3323B"/>
    <w:rsid w:val="00D3468A"/>
    <w:rsid w:val="00D34D47"/>
    <w:rsid w:val="00D35280"/>
    <w:rsid w:val="00D356C6"/>
    <w:rsid w:val="00D35834"/>
    <w:rsid w:val="00D358C4"/>
    <w:rsid w:val="00D35DF7"/>
    <w:rsid w:val="00D3715E"/>
    <w:rsid w:val="00D4032E"/>
    <w:rsid w:val="00D407AA"/>
    <w:rsid w:val="00D40DD0"/>
    <w:rsid w:val="00D4164E"/>
    <w:rsid w:val="00D4212A"/>
    <w:rsid w:val="00D4220D"/>
    <w:rsid w:val="00D42412"/>
    <w:rsid w:val="00D428D3"/>
    <w:rsid w:val="00D42E7A"/>
    <w:rsid w:val="00D44A69"/>
    <w:rsid w:val="00D45FAE"/>
    <w:rsid w:val="00D47B83"/>
    <w:rsid w:val="00D50C95"/>
    <w:rsid w:val="00D5129B"/>
    <w:rsid w:val="00D51599"/>
    <w:rsid w:val="00D52C0A"/>
    <w:rsid w:val="00D55E60"/>
    <w:rsid w:val="00D56DE3"/>
    <w:rsid w:val="00D57FB8"/>
    <w:rsid w:val="00D60E2A"/>
    <w:rsid w:val="00D62096"/>
    <w:rsid w:val="00D636D5"/>
    <w:rsid w:val="00D645C6"/>
    <w:rsid w:val="00D6608D"/>
    <w:rsid w:val="00D717A1"/>
    <w:rsid w:val="00D73BDD"/>
    <w:rsid w:val="00D74254"/>
    <w:rsid w:val="00D74279"/>
    <w:rsid w:val="00D74297"/>
    <w:rsid w:val="00D74A82"/>
    <w:rsid w:val="00D754EC"/>
    <w:rsid w:val="00D77C36"/>
    <w:rsid w:val="00D77ECE"/>
    <w:rsid w:val="00D80503"/>
    <w:rsid w:val="00D81144"/>
    <w:rsid w:val="00D85A3B"/>
    <w:rsid w:val="00D90E96"/>
    <w:rsid w:val="00D91C54"/>
    <w:rsid w:val="00D92407"/>
    <w:rsid w:val="00D9260D"/>
    <w:rsid w:val="00D92E80"/>
    <w:rsid w:val="00D94AB4"/>
    <w:rsid w:val="00D96D52"/>
    <w:rsid w:val="00D974DF"/>
    <w:rsid w:val="00DA0040"/>
    <w:rsid w:val="00DA02E5"/>
    <w:rsid w:val="00DA02FC"/>
    <w:rsid w:val="00DA0DB5"/>
    <w:rsid w:val="00DA2F15"/>
    <w:rsid w:val="00DA37AA"/>
    <w:rsid w:val="00DA41B8"/>
    <w:rsid w:val="00DA44AF"/>
    <w:rsid w:val="00DA4BE8"/>
    <w:rsid w:val="00DA4C58"/>
    <w:rsid w:val="00DA53DB"/>
    <w:rsid w:val="00DA5CEF"/>
    <w:rsid w:val="00DA615A"/>
    <w:rsid w:val="00DA64A0"/>
    <w:rsid w:val="00DA7F03"/>
    <w:rsid w:val="00DB22E8"/>
    <w:rsid w:val="00DB2D2C"/>
    <w:rsid w:val="00DB2F36"/>
    <w:rsid w:val="00DB38D2"/>
    <w:rsid w:val="00DB3E80"/>
    <w:rsid w:val="00DB3F6B"/>
    <w:rsid w:val="00DB4953"/>
    <w:rsid w:val="00DB5F14"/>
    <w:rsid w:val="00DB7D6C"/>
    <w:rsid w:val="00DC0FE4"/>
    <w:rsid w:val="00DC27C8"/>
    <w:rsid w:val="00DC57B0"/>
    <w:rsid w:val="00DC6326"/>
    <w:rsid w:val="00DC6B06"/>
    <w:rsid w:val="00DC7EA7"/>
    <w:rsid w:val="00DD109E"/>
    <w:rsid w:val="00DD1716"/>
    <w:rsid w:val="00DD3129"/>
    <w:rsid w:val="00DD3382"/>
    <w:rsid w:val="00DD44A5"/>
    <w:rsid w:val="00DE1023"/>
    <w:rsid w:val="00DE1579"/>
    <w:rsid w:val="00DE57BC"/>
    <w:rsid w:val="00DE61F0"/>
    <w:rsid w:val="00DF08C1"/>
    <w:rsid w:val="00DF206D"/>
    <w:rsid w:val="00DF2304"/>
    <w:rsid w:val="00DF2E07"/>
    <w:rsid w:val="00DF689E"/>
    <w:rsid w:val="00DF6B85"/>
    <w:rsid w:val="00DF77E0"/>
    <w:rsid w:val="00E00DEB"/>
    <w:rsid w:val="00E01D4B"/>
    <w:rsid w:val="00E03DAD"/>
    <w:rsid w:val="00E03FA3"/>
    <w:rsid w:val="00E04B30"/>
    <w:rsid w:val="00E0527D"/>
    <w:rsid w:val="00E06216"/>
    <w:rsid w:val="00E0640A"/>
    <w:rsid w:val="00E06922"/>
    <w:rsid w:val="00E06ED4"/>
    <w:rsid w:val="00E07C01"/>
    <w:rsid w:val="00E07EB1"/>
    <w:rsid w:val="00E1078E"/>
    <w:rsid w:val="00E10C26"/>
    <w:rsid w:val="00E111A8"/>
    <w:rsid w:val="00E11F4A"/>
    <w:rsid w:val="00E13F49"/>
    <w:rsid w:val="00E16059"/>
    <w:rsid w:val="00E16980"/>
    <w:rsid w:val="00E16E71"/>
    <w:rsid w:val="00E17BC1"/>
    <w:rsid w:val="00E20F86"/>
    <w:rsid w:val="00E21584"/>
    <w:rsid w:val="00E217E5"/>
    <w:rsid w:val="00E23DE4"/>
    <w:rsid w:val="00E23F2C"/>
    <w:rsid w:val="00E24643"/>
    <w:rsid w:val="00E24F58"/>
    <w:rsid w:val="00E25223"/>
    <w:rsid w:val="00E2600E"/>
    <w:rsid w:val="00E264FC"/>
    <w:rsid w:val="00E26B94"/>
    <w:rsid w:val="00E2755E"/>
    <w:rsid w:val="00E27C38"/>
    <w:rsid w:val="00E30526"/>
    <w:rsid w:val="00E308EF"/>
    <w:rsid w:val="00E30CA7"/>
    <w:rsid w:val="00E31A9C"/>
    <w:rsid w:val="00E31CC8"/>
    <w:rsid w:val="00E348C7"/>
    <w:rsid w:val="00E34BDC"/>
    <w:rsid w:val="00E351AD"/>
    <w:rsid w:val="00E36D7C"/>
    <w:rsid w:val="00E36E46"/>
    <w:rsid w:val="00E37116"/>
    <w:rsid w:val="00E42A74"/>
    <w:rsid w:val="00E446F9"/>
    <w:rsid w:val="00E466BB"/>
    <w:rsid w:val="00E470ED"/>
    <w:rsid w:val="00E50546"/>
    <w:rsid w:val="00E513D6"/>
    <w:rsid w:val="00E517CA"/>
    <w:rsid w:val="00E5240B"/>
    <w:rsid w:val="00E53818"/>
    <w:rsid w:val="00E53DD4"/>
    <w:rsid w:val="00E54DC1"/>
    <w:rsid w:val="00E56D27"/>
    <w:rsid w:val="00E57217"/>
    <w:rsid w:val="00E57A92"/>
    <w:rsid w:val="00E6241F"/>
    <w:rsid w:val="00E634A0"/>
    <w:rsid w:val="00E63785"/>
    <w:rsid w:val="00E644C0"/>
    <w:rsid w:val="00E64581"/>
    <w:rsid w:val="00E64D22"/>
    <w:rsid w:val="00E6674B"/>
    <w:rsid w:val="00E66F68"/>
    <w:rsid w:val="00E73D39"/>
    <w:rsid w:val="00E76559"/>
    <w:rsid w:val="00E80F4B"/>
    <w:rsid w:val="00E8115D"/>
    <w:rsid w:val="00E8119C"/>
    <w:rsid w:val="00E81F0E"/>
    <w:rsid w:val="00E82C06"/>
    <w:rsid w:val="00E82DB9"/>
    <w:rsid w:val="00E8463B"/>
    <w:rsid w:val="00E86CAC"/>
    <w:rsid w:val="00E9020F"/>
    <w:rsid w:val="00E902AD"/>
    <w:rsid w:val="00E91156"/>
    <w:rsid w:val="00E91580"/>
    <w:rsid w:val="00E9210F"/>
    <w:rsid w:val="00E923A0"/>
    <w:rsid w:val="00E92DE4"/>
    <w:rsid w:val="00E92E89"/>
    <w:rsid w:val="00E92F95"/>
    <w:rsid w:val="00E95C41"/>
    <w:rsid w:val="00E9605C"/>
    <w:rsid w:val="00E96B73"/>
    <w:rsid w:val="00E97280"/>
    <w:rsid w:val="00E97BFB"/>
    <w:rsid w:val="00EA06CE"/>
    <w:rsid w:val="00EA1D42"/>
    <w:rsid w:val="00EA34F5"/>
    <w:rsid w:val="00EA598A"/>
    <w:rsid w:val="00EA6A86"/>
    <w:rsid w:val="00EB0FC3"/>
    <w:rsid w:val="00EB1343"/>
    <w:rsid w:val="00EB3D84"/>
    <w:rsid w:val="00EB4571"/>
    <w:rsid w:val="00EB719B"/>
    <w:rsid w:val="00EB7A5A"/>
    <w:rsid w:val="00EC0367"/>
    <w:rsid w:val="00EC0503"/>
    <w:rsid w:val="00EC1257"/>
    <w:rsid w:val="00EC1646"/>
    <w:rsid w:val="00EC1DB4"/>
    <w:rsid w:val="00EC2D83"/>
    <w:rsid w:val="00EC586D"/>
    <w:rsid w:val="00EC60CE"/>
    <w:rsid w:val="00EC64F4"/>
    <w:rsid w:val="00EC690D"/>
    <w:rsid w:val="00EC703F"/>
    <w:rsid w:val="00EC730F"/>
    <w:rsid w:val="00EC77C0"/>
    <w:rsid w:val="00EC78D6"/>
    <w:rsid w:val="00ED06A0"/>
    <w:rsid w:val="00ED1024"/>
    <w:rsid w:val="00ED2794"/>
    <w:rsid w:val="00ED5100"/>
    <w:rsid w:val="00ED5FFF"/>
    <w:rsid w:val="00ED6B3E"/>
    <w:rsid w:val="00EE2241"/>
    <w:rsid w:val="00EE2EE2"/>
    <w:rsid w:val="00EE4F4F"/>
    <w:rsid w:val="00EF0020"/>
    <w:rsid w:val="00EF1C16"/>
    <w:rsid w:val="00EF1C5A"/>
    <w:rsid w:val="00EF2777"/>
    <w:rsid w:val="00EF27CB"/>
    <w:rsid w:val="00EF29BB"/>
    <w:rsid w:val="00EF33D0"/>
    <w:rsid w:val="00EF3BE9"/>
    <w:rsid w:val="00EF761E"/>
    <w:rsid w:val="00F02738"/>
    <w:rsid w:val="00F02F39"/>
    <w:rsid w:val="00F032DE"/>
    <w:rsid w:val="00F03B3A"/>
    <w:rsid w:val="00F05CE4"/>
    <w:rsid w:val="00F06033"/>
    <w:rsid w:val="00F07B1B"/>
    <w:rsid w:val="00F10B50"/>
    <w:rsid w:val="00F116DD"/>
    <w:rsid w:val="00F120A9"/>
    <w:rsid w:val="00F13DF2"/>
    <w:rsid w:val="00F14F77"/>
    <w:rsid w:val="00F17599"/>
    <w:rsid w:val="00F17D30"/>
    <w:rsid w:val="00F210A0"/>
    <w:rsid w:val="00F22F67"/>
    <w:rsid w:val="00F2419A"/>
    <w:rsid w:val="00F2492E"/>
    <w:rsid w:val="00F24969"/>
    <w:rsid w:val="00F25E50"/>
    <w:rsid w:val="00F25F65"/>
    <w:rsid w:val="00F2687C"/>
    <w:rsid w:val="00F27987"/>
    <w:rsid w:val="00F30B33"/>
    <w:rsid w:val="00F314E2"/>
    <w:rsid w:val="00F31C43"/>
    <w:rsid w:val="00F3321A"/>
    <w:rsid w:val="00F33A95"/>
    <w:rsid w:val="00F34CC4"/>
    <w:rsid w:val="00F419F6"/>
    <w:rsid w:val="00F440CD"/>
    <w:rsid w:val="00F51A2F"/>
    <w:rsid w:val="00F52612"/>
    <w:rsid w:val="00F52830"/>
    <w:rsid w:val="00F53172"/>
    <w:rsid w:val="00F547EC"/>
    <w:rsid w:val="00F55641"/>
    <w:rsid w:val="00F5601B"/>
    <w:rsid w:val="00F561A6"/>
    <w:rsid w:val="00F56285"/>
    <w:rsid w:val="00F5696E"/>
    <w:rsid w:val="00F56FBC"/>
    <w:rsid w:val="00F60426"/>
    <w:rsid w:val="00F6152C"/>
    <w:rsid w:val="00F62C24"/>
    <w:rsid w:val="00F62C5A"/>
    <w:rsid w:val="00F634BD"/>
    <w:rsid w:val="00F63DCE"/>
    <w:rsid w:val="00F63E2F"/>
    <w:rsid w:val="00F65D4D"/>
    <w:rsid w:val="00F66F63"/>
    <w:rsid w:val="00F67086"/>
    <w:rsid w:val="00F71463"/>
    <w:rsid w:val="00F7177A"/>
    <w:rsid w:val="00F75825"/>
    <w:rsid w:val="00F75F8D"/>
    <w:rsid w:val="00F764A2"/>
    <w:rsid w:val="00F766C4"/>
    <w:rsid w:val="00F81585"/>
    <w:rsid w:val="00F8186B"/>
    <w:rsid w:val="00F81A93"/>
    <w:rsid w:val="00F81FBD"/>
    <w:rsid w:val="00F82DE8"/>
    <w:rsid w:val="00F82FF4"/>
    <w:rsid w:val="00F8321C"/>
    <w:rsid w:val="00F83B3D"/>
    <w:rsid w:val="00F84BA3"/>
    <w:rsid w:val="00F85078"/>
    <w:rsid w:val="00F85111"/>
    <w:rsid w:val="00F85231"/>
    <w:rsid w:val="00F86890"/>
    <w:rsid w:val="00F86895"/>
    <w:rsid w:val="00F87F46"/>
    <w:rsid w:val="00F91191"/>
    <w:rsid w:val="00F934AE"/>
    <w:rsid w:val="00F9381A"/>
    <w:rsid w:val="00F95C06"/>
    <w:rsid w:val="00F95DBF"/>
    <w:rsid w:val="00F96B3F"/>
    <w:rsid w:val="00F96D72"/>
    <w:rsid w:val="00FA072F"/>
    <w:rsid w:val="00FA2257"/>
    <w:rsid w:val="00FA2A13"/>
    <w:rsid w:val="00FA45A9"/>
    <w:rsid w:val="00FA4EAC"/>
    <w:rsid w:val="00FA51AA"/>
    <w:rsid w:val="00FB0A71"/>
    <w:rsid w:val="00FB10C7"/>
    <w:rsid w:val="00FB4D9C"/>
    <w:rsid w:val="00FB5CE7"/>
    <w:rsid w:val="00FB73FA"/>
    <w:rsid w:val="00FB752C"/>
    <w:rsid w:val="00FC199B"/>
    <w:rsid w:val="00FC3AF1"/>
    <w:rsid w:val="00FC47AD"/>
    <w:rsid w:val="00FC4822"/>
    <w:rsid w:val="00FC4A65"/>
    <w:rsid w:val="00FC4CE6"/>
    <w:rsid w:val="00FC67DA"/>
    <w:rsid w:val="00FC74DB"/>
    <w:rsid w:val="00FD0397"/>
    <w:rsid w:val="00FD05A7"/>
    <w:rsid w:val="00FD148E"/>
    <w:rsid w:val="00FD6097"/>
    <w:rsid w:val="00FD7107"/>
    <w:rsid w:val="00FD744C"/>
    <w:rsid w:val="00FD7715"/>
    <w:rsid w:val="00FE1768"/>
    <w:rsid w:val="00FE2479"/>
    <w:rsid w:val="00FE3470"/>
    <w:rsid w:val="00FE5AC6"/>
    <w:rsid w:val="00FE5E95"/>
    <w:rsid w:val="00FE640C"/>
    <w:rsid w:val="00FE6AC2"/>
    <w:rsid w:val="00FE747F"/>
    <w:rsid w:val="00FF1D6A"/>
    <w:rsid w:val="00FF32CB"/>
    <w:rsid w:val="00FF541B"/>
    <w:rsid w:val="00FF548A"/>
    <w:rsid w:val="01FE6B97"/>
    <w:rsid w:val="02027563"/>
    <w:rsid w:val="028F5591"/>
    <w:rsid w:val="0336654A"/>
    <w:rsid w:val="047F7AC4"/>
    <w:rsid w:val="055D57B1"/>
    <w:rsid w:val="07B40E97"/>
    <w:rsid w:val="08117D94"/>
    <w:rsid w:val="08FD69AE"/>
    <w:rsid w:val="0A056FCE"/>
    <w:rsid w:val="0D2B136A"/>
    <w:rsid w:val="0DC065A5"/>
    <w:rsid w:val="0EE24BCB"/>
    <w:rsid w:val="0F4E42CD"/>
    <w:rsid w:val="102209A8"/>
    <w:rsid w:val="10B4291F"/>
    <w:rsid w:val="1238327F"/>
    <w:rsid w:val="13BD0318"/>
    <w:rsid w:val="13DB0720"/>
    <w:rsid w:val="15AE6F12"/>
    <w:rsid w:val="162E2594"/>
    <w:rsid w:val="16CB5595"/>
    <w:rsid w:val="183B6F18"/>
    <w:rsid w:val="19D959C9"/>
    <w:rsid w:val="1CE14ABC"/>
    <w:rsid w:val="1D0A18CA"/>
    <w:rsid w:val="1E205EC5"/>
    <w:rsid w:val="1E8C7D1A"/>
    <w:rsid w:val="203F5FBC"/>
    <w:rsid w:val="206B5F8E"/>
    <w:rsid w:val="20EF709F"/>
    <w:rsid w:val="21722CDE"/>
    <w:rsid w:val="21EE309F"/>
    <w:rsid w:val="25FF1304"/>
    <w:rsid w:val="26704900"/>
    <w:rsid w:val="29334234"/>
    <w:rsid w:val="2C5C0FE8"/>
    <w:rsid w:val="2E810B05"/>
    <w:rsid w:val="2F703D99"/>
    <w:rsid w:val="2FE81C37"/>
    <w:rsid w:val="301A535B"/>
    <w:rsid w:val="311C2517"/>
    <w:rsid w:val="31DB6086"/>
    <w:rsid w:val="32A13889"/>
    <w:rsid w:val="33545019"/>
    <w:rsid w:val="346F19EE"/>
    <w:rsid w:val="35F33E37"/>
    <w:rsid w:val="375B5822"/>
    <w:rsid w:val="379F3BC5"/>
    <w:rsid w:val="37B34DA0"/>
    <w:rsid w:val="386A5D6B"/>
    <w:rsid w:val="38E31C31"/>
    <w:rsid w:val="398351E5"/>
    <w:rsid w:val="39B96C46"/>
    <w:rsid w:val="3A0368C7"/>
    <w:rsid w:val="3BAC7795"/>
    <w:rsid w:val="3E7968F3"/>
    <w:rsid w:val="3EFB10B3"/>
    <w:rsid w:val="4109586C"/>
    <w:rsid w:val="41F25D63"/>
    <w:rsid w:val="436D1420"/>
    <w:rsid w:val="43A7697C"/>
    <w:rsid w:val="43FC3478"/>
    <w:rsid w:val="44807815"/>
    <w:rsid w:val="48085BA2"/>
    <w:rsid w:val="486E325E"/>
    <w:rsid w:val="4C015A98"/>
    <w:rsid w:val="4CFD078C"/>
    <w:rsid w:val="4DB94E3E"/>
    <w:rsid w:val="4E0775BC"/>
    <w:rsid w:val="4FED7261"/>
    <w:rsid w:val="51DF2B1D"/>
    <w:rsid w:val="51F369D2"/>
    <w:rsid w:val="51FD4C50"/>
    <w:rsid w:val="52FE5D5B"/>
    <w:rsid w:val="55646CA0"/>
    <w:rsid w:val="5569746B"/>
    <w:rsid w:val="56585B76"/>
    <w:rsid w:val="568E04C8"/>
    <w:rsid w:val="56EA03AF"/>
    <w:rsid w:val="5A162604"/>
    <w:rsid w:val="5A3B7E1E"/>
    <w:rsid w:val="5A735652"/>
    <w:rsid w:val="5B2D1968"/>
    <w:rsid w:val="5B3F2D45"/>
    <w:rsid w:val="5BBD6B56"/>
    <w:rsid w:val="5CBC7BBF"/>
    <w:rsid w:val="5D183976"/>
    <w:rsid w:val="5D6605C3"/>
    <w:rsid w:val="5EBA3A4A"/>
    <w:rsid w:val="60722328"/>
    <w:rsid w:val="61567946"/>
    <w:rsid w:val="616917A2"/>
    <w:rsid w:val="6247612D"/>
    <w:rsid w:val="640559A8"/>
    <w:rsid w:val="64404EFB"/>
    <w:rsid w:val="64B16D14"/>
    <w:rsid w:val="66781C01"/>
    <w:rsid w:val="668164FB"/>
    <w:rsid w:val="685120C4"/>
    <w:rsid w:val="68561B41"/>
    <w:rsid w:val="68C433B7"/>
    <w:rsid w:val="68DE44D3"/>
    <w:rsid w:val="69B51BAC"/>
    <w:rsid w:val="6B162638"/>
    <w:rsid w:val="6C667EAA"/>
    <w:rsid w:val="6D0A6B26"/>
    <w:rsid w:val="6E6162A0"/>
    <w:rsid w:val="6EFF0F63"/>
    <w:rsid w:val="71905028"/>
    <w:rsid w:val="71B439D0"/>
    <w:rsid w:val="71CA4132"/>
    <w:rsid w:val="72B441EA"/>
    <w:rsid w:val="738D462F"/>
    <w:rsid w:val="77942B8A"/>
    <w:rsid w:val="7B122FEA"/>
    <w:rsid w:val="7BB11F4F"/>
    <w:rsid w:val="7BB90BDF"/>
    <w:rsid w:val="7CDF6AAE"/>
    <w:rsid w:val="7CEA5E73"/>
    <w:rsid w:val="7DE174C4"/>
    <w:rsid w:val="7E8914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lsdException w:name="annotation text" w:uiPriority="0" w:qFormat="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uiPriority="0"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uiPriority="0" w:unhideWhenUsed="0"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qFormat="1"/>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AC17D8"/>
    <w:pPr>
      <w:widowControl w:val="0"/>
      <w:spacing w:line="360" w:lineRule="auto"/>
      <w:ind w:firstLine="420"/>
      <w:jc w:val="both"/>
    </w:pPr>
    <w:rPr>
      <w:rFonts w:ascii="楷体_GB2312" w:eastAsia="楷体_GB2312"/>
      <w:kern w:val="2"/>
      <w:sz w:val="21"/>
      <w:szCs w:val="21"/>
    </w:rPr>
  </w:style>
  <w:style w:type="paragraph" w:styleId="1">
    <w:name w:val="heading 1"/>
    <w:basedOn w:val="a"/>
    <w:next w:val="a"/>
    <w:link w:val="1Char"/>
    <w:qFormat/>
    <w:rsid w:val="00AC17D8"/>
    <w:pPr>
      <w:keepNext/>
      <w:keepLines/>
      <w:spacing w:before="340" w:after="330" w:line="578" w:lineRule="auto"/>
      <w:ind w:firstLine="0"/>
      <w:outlineLvl w:val="0"/>
    </w:pPr>
    <w:rPr>
      <w:rFonts w:ascii="黑体" w:eastAsia="黑体"/>
      <w:b/>
      <w:bCs/>
      <w:kern w:val="44"/>
      <w:sz w:val="36"/>
      <w:szCs w:val="36"/>
    </w:rPr>
  </w:style>
  <w:style w:type="paragraph" w:styleId="2">
    <w:name w:val="heading 2"/>
    <w:basedOn w:val="a"/>
    <w:next w:val="a"/>
    <w:link w:val="2Char"/>
    <w:unhideWhenUsed/>
    <w:qFormat/>
    <w:rsid w:val="00AC17D8"/>
    <w:pPr>
      <w:keepNext/>
      <w:keepLines/>
      <w:spacing w:before="260" w:after="260" w:line="416" w:lineRule="auto"/>
      <w:ind w:firstLine="0"/>
      <w:outlineLvl w:val="1"/>
    </w:pPr>
    <w:rPr>
      <w:rFonts w:ascii="黑体" w:eastAsia="黑体" w:hAnsiTheme="majorHAnsi" w:cstheme="majorBidi"/>
      <w:b/>
      <w:bCs/>
      <w:sz w:val="32"/>
      <w:szCs w:val="32"/>
    </w:rPr>
  </w:style>
  <w:style w:type="paragraph" w:styleId="3">
    <w:name w:val="heading 3"/>
    <w:basedOn w:val="a"/>
    <w:next w:val="a"/>
    <w:link w:val="3Char"/>
    <w:unhideWhenUsed/>
    <w:qFormat/>
    <w:rsid w:val="00AC17D8"/>
    <w:pPr>
      <w:keepNext/>
      <w:keepLines/>
      <w:spacing w:before="260" w:after="260" w:line="416" w:lineRule="auto"/>
      <w:ind w:firstLine="0"/>
      <w:outlineLvl w:val="2"/>
    </w:pPr>
    <w:rPr>
      <w:rFonts w:ascii="黑体" w:eastAsia="黑体"/>
      <w:bCs/>
      <w:sz w:val="30"/>
      <w:szCs w:val="30"/>
    </w:rPr>
  </w:style>
  <w:style w:type="paragraph" w:styleId="4">
    <w:name w:val="heading 4"/>
    <w:basedOn w:val="a"/>
    <w:next w:val="a"/>
    <w:link w:val="4Char"/>
    <w:uiPriority w:val="9"/>
    <w:unhideWhenUsed/>
    <w:qFormat/>
    <w:rsid w:val="00AC17D8"/>
    <w:pPr>
      <w:keepNext/>
      <w:keepLines/>
      <w:spacing w:before="280" w:after="290" w:line="376" w:lineRule="auto"/>
      <w:ind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17D8"/>
    <w:pPr>
      <w:keepNext/>
      <w:keepLines/>
      <w:spacing w:before="280" w:after="290" w:line="376" w:lineRule="auto"/>
      <w:ind w:firstLine="0"/>
      <w:outlineLvl w:val="4"/>
    </w:pPr>
    <w:rPr>
      <w:b/>
      <w:bCs/>
      <w:sz w:val="28"/>
      <w:szCs w:val="28"/>
    </w:rPr>
  </w:style>
  <w:style w:type="paragraph" w:styleId="6">
    <w:name w:val="heading 6"/>
    <w:basedOn w:val="a"/>
    <w:next w:val="a"/>
    <w:link w:val="6Char"/>
    <w:unhideWhenUsed/>
    <w:qFormat/>
    <w:rsid w:val="00AC17D8"/>
    <w:pPr>
      <w:keepNext/>
      <w:keepLines/>
      <w:spacing w:before="240" w:after="64" w:line="320" w:lineRule="auto"/>
      <w:ind w:firstLine="0"/>
      <w:outlineLvl w:val="5"/>
    </w:pPr>
    <w:rPr>
      <w:rFonts w:asciiTheme="majorHAnsi" w:eastAsiaTheme="majorEastAsia" w:hAnsiTheme="majorHAnsi" w:cstheme="majorBidi"/>
      <w:b/>
      <w:bCs/>
      <w:sz w:val="24"/>
      <w:szCs w:val="24"/>
    </w:rPr>
  </w:style>
  <w:style w:type="paragraph" w:styleId="7">
    <w:name w:val="heading 7"/>
    <w:basedOn w:val="a"/>
    <w:next w:val="a"/>
    <w:link w:val="7Char"/>
    <w:unhideWhenUsed/>
    <w:qFormat/>
    <w:rsid w:val="00AC17D8"/>
    <w:pPr>
      <w:keepNext/>
      <w:keepLines/>
      <w:spacing w:before="240" w:after="64" w:line="320" w:lineRule="auto"/>
      <w:ind w:firstLine="0"/>
      <w:outlineLvl w:val="6"/>
    </w:pPr>
    <w:rPr>
      <w:b/>
      <w:bCs/>
      <w:sz w:val="24"/>
      <w:szCs w:val="24"/>
    </w:rPr>
  </w:style>
  <w:style w:type="paragraph" w:styleId="8">
    <w:name w:val="heading 8"/>
    <w:basedOn w:val="a"/>
    <w:next w:val="a"/>
    <w:link w:val="8Char"/>
    <w:unhideWhenUsed/>
    <w:qFormat/>
    <w:rsid w:val="00AC17D8"/>
    <w:pPr>
      <w:keepNext/>
      <w:keepLines/>
      <w:spacing w:before="240" w:after="64" w:line="320" w:lineRule="auto"/>
      <w:ind w:firstLine="0"/>
      <w:outlineLvl w:val="7"/>
    </w:pPr>
    <w:rPr>
      <w:rFonts w:asciiTheme="majorHAnsi" w:eastAsiaTheme="majorEastAsia" w:hAnsiTheme="majorHAnsi" w:cstheme="majorBidi"/>
      <w:sz w:val="24"/>
      <w:szCs w:val="24"/>
    </w:rPr>
  </w:style>
  <w:style w:type="paragraph" w:styleId="9">
    <w:name w:val="heading 9"/>
    <w:basedOn w:val="a"/>
    <w:next w:val="a"/>
    <w:link w:val="9Char"/>
    <w:unhideWhenUsed/>
    <w:qFormat/>
    <w:rsid w:val="00AC17D8"/>
    <w:pPr>
      <w:keepNext/>
      <w:keepLines/>
      <w:spacing w:before="240" w:after="64" w:line="320" w:lineRule="auto"/>
      <w:ind w:firstLine="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AC17D8"/>
    <w:rPr>
      <w:b/>
      <w:bCs/>
    </w:rPr>
  </w:style>
  <w:style w:type="paragraph" w:styleId="a4">
    <w:name w:val="annotation text"/>
    <w:basedOn w:val="a"/>
    <w:link w:val="Char0"/>
    <w:unhideWhenUsed/>
    <w:qFormat/>
    <w:rsid w:val="00AC17D8"/>
    <w:pPr>
      <w:jc w:val="left"/>
    </w:pPr>
  </w:style>
  <w:style w:type="paragraph" w:styleId="70">
    <w:name w:val="toc 7"/>
    <w:basedOn w:val="a"/>
    <w:next w:val="a"/>
    <w:uiPriority w:val="39"/>
    <w:unhideWhenUsed/>
    <w:qFormat/>
    <w:rsid w:val="00AC17D8"/>
    <w:pPr>
      <w:spacing w:line="240" w:lineRule="auto"/>
      <w:ind w:leftChars="1200" w:left="2520" w:firstLine="0"/>
    </w:pPr>
    <w:rPr>
      <w:rFonts w:asciiTheme="minorHAnsi" w:eastAsiaTheme="minorEastAsia" w:hAnsiTheme="minorHAnsi" w:cstheme="minorBidi"/>
      <w:szCs w:val="22"/>
    </w:rPr>
  </w:style>
  <w:style w:type="paragraph" w:styleId="a5">
    <w:name w:val="Normal Indent"/>
    <w:basedOn w:val="a"/>
    <w:unhideWhenUsed/>
    <w:qFormat/>
    <w:rsid w:val="00AC17D8"/>
    <w:pPr>
      <w:ind w:firstLineChars="200" w:firstLine="200"/>
    </w:pPr>
  </w:style>
  <w:style w:type="paragraph" w:styleId="a6">
    <w:name w:val="caption"/>
    <w:basedOn w:val="a"/>
    <w:next w:val="a"/>
    <w:uiPriority w:val="35"/>
    <w:unhideWhenUsed/>
    <w:qFormat/>
    <w:rsid w:val="00AC17D8"/>
    <w:rPr>
      <w:rFonts w:asciiTheme="majorHAnsi" w:eastAsia="黑体" w:hAnsiTheme="majorHAnsi" w:cstheme="majorBidi"/>
      <w:sz w:val="20"/>
      <w:szCs w:val="20"/>
    </w:rPr>
  </w:style>
  <w:style w:type="paragraph" w:styleId="a7">
    <w:name w:val="Document Map"/>
    <w:basedOn w:val="a"/>
    <w:link w:val="Char1"/>
    <w:uiPriority w:val="99"/>
    <w:unhideWhenUsed/>
    <w:qFormat/>
    <w:rsid w:val="00AC17D8"/>
    <w:rPr>
      <w:rFonts w:ascii="宋体" w:eastAsia="宋体"/>
      <w:sz w:val="18"/>
      <w:szCs w:val="18"/>
    </w:rPr>
  </w:style>
  <w:style w:type="paragraph" w:styleId="50">
    <w:name w:val="toc 5"/>
    <w:basedOn w:val="a"/>
    <w:next w:val="a"/>
    <w:uiPriority w:val="39"/>
    <w:unhideWhenUsed/>
    <w:qFormat/>
    <w:rsid w:val="00AC17D8"/>
    <w:pPr>
      <w:spacing w:line="240" w:lineRule="auto"/>
      <w:ind w:leftChars="800" w:left="1680" w:firstLine="0"/>
    </w:pPr>
    <w:rPr>
      <w:rFonts w:asciiTheme="minorHAnsi" w:eastAsiaTheme="minorEastAsia" w:hAnsiTheme="minorHAnsi" w:cstheme="minorBidi"/>
      <w:szCs w:val="22"/>
    </w:rPr>
  </w:style>
  <w:style w:type="paragraph" w:styleId="30">
    <w:name w:val="toc 3"/>
    <w:basedOn w:val="a"/>
    <w:next w:val="a"/>
    <w:uiPriority w:val="39"/>
    <w:unhideWhenUsed/>
    <w:qFormat/>
    <w:rsid w:val="00AC17D8"/>
    <w:pPr>
      <w:tabs>
        <w:tab w:val="left" w:pos="1680"/>
        <w:tab w:val="right" w:leader="dot" w:pos="8296"/>
      </w:tabs>
      <w:ind w:leftChars="400" w:left="840"/>
    </w:pPr>
  </w:style>
  <w:style w:type="paragraph" w:styleId="80">
    <w:name w:val="toc 8"/>
    <w:basedOn w:val="a"/>
    <w:next w:val="a"/>
    <w:uiPriority w:val="39"/>
    <w:unhideWhenUsed/>
    <w:qFormat/>
    <w:rsid w:val="00AC17D8"/>
    <w:pPr>
      <w:spacing w:line="240" w:lineRule="auto"/>
      <w:ind w:leftChars="1400" w:left="2940" w:firstLine="0"/>
    </w:pPr>
    <w:rPr>
      <w:rFonts w:asciiTheme="minorHAnsi" w:eastAsiaTheme="minorEastAsia" w:hAnsiTheme="minorHAnsi" w:cstheme="minorBidi"/>
      <w:szCs w:val="22"/>
    </w:rPr>
  </w:style>
  <w:style w:type="paragraph" w:styleId="a8">
    <w:name w:val="Date"/>
    <w:basedOn w:val="a"/>
    <w:next w:val="a"/>
    <w:link w:val="Char2"/>
    <w:qFormat/>
    <w:rsid w:val="00AC17D8"/>
    <w:pPr>
      <w:ind w:leftChars="2500" w:left="100"/>
    </w:pPr>
    <w:rPr>
      <w:rFonts w:eastAsia="黑体"/>
      <w:sz w:val="24"/>
      <w:szCs w:val="24"/>
    </w:rPr>
  </w:style>
  <w:style w:type="paragraph" w:styleId="a9">
    <w:name w:val="Balloon Text"/>
    <w:basedOn w:val="a"/>
    <w:link w:val="Char3"/>
    <w:uiPriority w:val="99"/>
    <w:unhideWhenUsed/>
    <w:qFormat/>
    <w:rsid w:val="00AC17D8"/>
    <w:pPr>
      <w:spacing w:line="240" w:lineRule="auto"/>
    </w:pPr>
    <w:rPr>
      <w:sz w:val="18"/>
      <w:szCs w:val="18"/>
    </w:rPr>
  </w:style>
  <w:style w:type="paragraph" w:styleId="aa">
    <w:name w:val="footer"/>
    <w:basedOn w:val="a"/>
    <w:link w:val="Char4"/>
    <w:uiPriority w:val="99"/>
    <w:unhideWhenUsed/>
    <w:qFormat/>
    <w:rsid w:val="00AC17D8"/>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AC17D8"/>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AC17D8"/>
  </w:style>
  <w:style w:type="paragraph" w:styleId="40">
    <w:name w:val="toc 4"/>
    <w:basedOn w:val="a"/>
    <w:next w:val="a"/>
    <w:uiPriority w:val="39"/>
    <w:unhideWhenUsed/>
    <w:qFormat/>
    <w:rsid w:val="00AC17D8"/>
    <w:pPr>
      <w:spacing w:line="240" w:lineRule="auto"/>
      <w:ind w:leftChars="600" w:left="1260" w:firstLine="0"/>
    </w:pPr>
    <w:rPr>
      <w:rFonts w:asciiTheme="minorHAnsi" w:eastAsiaTheme="minorEastAsia" w:hAnsiTheme="minorHAnsi" w:cstheme="minorBidi"/>
      <w:szCs w:val="22"/>
    </w:rPr>
  </w:style>
  <w:style w:type="paragraph" w:styleId="ac">
    <w:name w:val="Subtitle"/>
    <w:basedOn w:val="a"/>
    <w:link w:val="Char6"/>
    <w:qFormat/>
    <w:rsid w:val="00AC17D8"/>
    <w:pPr>
      <w:widowControl/>
      <w:spacing w:before="240" w:after="240" w:line="240" w:lineRule="auto"/>
      <w:ind w:firstLine="0"/>
      <w:jc w:val="center"/>
    </w:pPr>
    <w:rPr>
      <w:rFonts w:ascii="Arial" w:eastAsia="宋体" w:hAnsi="Arial"/>
      <w:b/>
      <w:kern w:val="0"/>
      <w:sz w:val="44"/>
      <w:szCs w:val="20"/>
      <w:lang w:eastAsia="en-US"/>
    </w:rPr>
  </w:style>
  <w:style w:type="paragraph" w:styleId="60">
    <w:name w:val="toc 6"/>
    <w:basedOn w:val="a"/>
    <w:next w:val="a"/>
    <w:uiPriority w:val="39"/>
    <w:unhideWhenUsed/>
    <w:qFormat/>
    <w:rsid w:val="00AC17D8"/>
    <w:pPr>
      <w:spacing w:line="240" w:lineRule="auto"/>
      <w:ind w:leftChars="1000" w:left="2100" w:firstLine="0"/>
    </w:pPr>
    <w:rPr>
      <w:rFonts w:asciiTheme="minorHAnsi" w:eastAsiaTheme="minorEastAsia" w:hAnsiTheme="minorHAnsi" w:cstheme="minorBidi"/>
      <w:szCs w:val="22"/>
    </w:rPr>
  </w:style>
  <w:style w:type="paragraph" w:styleId="20">
    <w:name w:val="toc 2"/>
    <w:basedOn w:val="a"/>
    <w:next w:val="a"/>
    <w:uiPriority w:val="39"/>
    <w:unhideWhenUsed/>
    <w:qFormat/>
    <w:rsid w:val="00AC17D8"/>
    <w:pPr>
      <w:ind w:leftChars="200" w:left="420"/>
    </w:pPr>
  </w:style>
  <w:style w:type="paragraph" w:styleId="90">
    <w:name w:val="toc 9"/>
    <w:basedOn w:val="a"/>
    <w:next w:val="a"/>
    <w:uiPriority w:val="39"/>
    <w:unhideWhenUsed/>
    <w:qFormat/>
    <w:rsid w:val="00AC17D8"/>
    <w:pPr>
      <w:spacing w:line="240" w:lineRule="auto"/>
      <w:ind w:leftChars="1600" w:left="3360" w:firstLine="0"/>
    </w:pPr>
    <w:rPr>
      <w:rFonts w:asciiTheme="minorHAnsi" w:eastAsiaTheme="minorEastAsia" w:hAnsiTheme="minorHAnsi" w:cstheme="minorBidi"/>
      <w:szCs w:val="22"/>
    </w:rPr>
  </w:style>
  <w:style w:type="paragraph" w:styleId="ad">
    <w:name w:val="Normal (Web)"/>
    <w:basedOn w:val="a"/>
    <w:uiPriority w:val="99"/>
    <w:unhideWhenUsed/>
    <w:qFormat/>
    <w:rsid w:val="00AC17D8"/>
    <w:pPr>
      <w:spacing w:beforeAutospacing="1" w:afterAutospacing="1"/>
      <w:jc w:val="left"/>
    </w:pPr>
    <w:rPr>
      <w:kern w:val="0"/>
      <w:sz w:val="24"/>
    </w:rPr>
  </w:style>
  <w:style w:type="paragraph" w:styleId="ae">
    <w:name w:val="Title"/>
    <w:basedOn w:val="a"/>
    <w:next w:val="a"/>
    <w:link w:val="Char7"/>
    <w:uiPriority w:val="10"/>
    <w:qFormat/>
    <w:rsid w:val="00AC17D8"/>
    <w:pPr>
      <w:spacing w:before="240" w:after="60"/>
      <w:jc w:val="center"/>
      <w:outlineLvl w:val="0"/>
    </w:pPr>
    <w:rPr>
      <w:rFonts w:asciiTheme="majorHAnsi" w:eastAsia="宋体" w:hAnsiTheme="majorHAnsi" w:cstheme="majorBidi"/>
      <w:b/>
      <w:bCs/>
      <w:sz w:val="32"/>
      <w:szCs w:val="32"/>
    </w:rPr>
  </w:style>
  <w:style w:type="character" w:styleId="af">
    <w:name w:val="Strong"/>
    <w:basedOn w:val="a0"/>
    <w:uiPriority w:val="22"/>
    <w:qFormat/>
    <w:rsid w:val="00AC17D8"/>
    <w:rPr>
      <w:b/>
      <w:bCs/>
    </w:rPr>
  </w:style>
  <w:style w:type="character" w:styleId="af0">
    <w:name w:val="FollowedHyperlink"/>
    <w:basedOn w:val="a0"/>
    <w:uiPriority w:val="99"/>
    <w:unhideWhenUsed/>
    <w:qFormat/>
    <w:rsid w:val="00AC17D8"/>
    <w:rPr>
      <w:color w:val="800080" w:themeColor="followedHyperlink"/>
      <w:u w:val="single"/>
    </w:rPr>
  </w:style>
  <w:style w:type="character" w:styleId="af1">
    <w:name w:val="Emphasis"/>
    <w:basedOn w:val="a0"/>
    <w:uiPriority w:val="20"/>
    <w:qFormat/>
    <w:rsid w:val="00AC17D8"/>
    <w:rPr>
      <w:i/>
      <w:iCs/>
    </w:rPr>
  </w:style>
  <w:style w:type="character" w:styleId="af2">
    <w:name w:val="Hyperlink"/>
    <w:basedOn w:val="a0"/>
    <w:uiPriority w:val="99"/>
    <w:unhideWhenUsed/>
    <w:qFormat/>
    <w:rsid w:val="00AC17D8"/>
    <w:rPr>
      <w:color w:val="0000FF" w:themeColor="hyperlink"/>
      <w:u w:val="single"/>
    </w:rPr>
  </w:style>
  <w:style w:type="character" w:styleId="af3">
    <w:name w:val="annotation reference"/>
    <w:basedOn w:val="a0"/>
    <w:unhideWhenUsed/>
    <w:qFormat/>
    <w:rsid w:val="00AC17D8"/>
    <w:rPr>
      <w:sz w:val="21"/>
      <w:szCs w:val="21"/>
    </w:rPr>
  </w:style>
  <w:style w:type="table" w:styleId="af4">
    <w:name w:val="Table Grid"/>
    <w:basedOn w:val="a1"/>
    <w:uiPriority w:val="59"/>
    <w:qFormat/>
    <w:rsid w:val="00AC17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qFormat/>
    <w:rsid w:val="00AC17D8"/>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Grid Accent 5"/>
    <w:basedOn w:val="a1"/>
    <w:uiPriority w:val="62"/>
    <w:qFormat/>
    <w:rsid w:val="00AC17D8"/>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character" w:customStyle="1" w:styleId="1Char">
    <w:name w:val="标题 1 Char"/>
    <w:basedOn w:val="a0"/>
    <w:link w:val="1"/>
    <w:qFormat/>
    <w:rsid w:val="00AC17D8"/>
    <w:rPr>
      <w:rFonts w:ascii="黑体" w:eastAsia="黑体" w:hAnsi="Times New Roman" w:cs="Times New Roman"/>
      <w:b/>
      <w:bCs/>
      <w:kern w:val="44"/>
      <w:sz w:val="36"/>
      <w:szCs w:val="36"/>
    </w:rPr>
  </w:style>
  <w:style w:type="character" w:customStyle="1" w:styleId="2Char">
    <w:name w:val="标题 2 Char"/>
    <w:basedOn w:val="a0"/>
    <w:link w:val="2"/>
    <w:uiPriority w:val="9"/>
    <w:qFormat/>
    <w:rsid w:val="00AC17D8"/>
    <w:rPr>
      <w:rFonts w:ascii="黑体" w:eastAsia="黑体" w:hAnsiTheme="majorHAnsi" w:cstheme="majorBidi"/>
      <w:b/>
      <w:bCs/>
      <w:sz w:val="32"/>
      <w:szCs w:val="32"/>
    </w:rPr>
  </w:style>
  <w:style w:type="character" w:customStyle="1" w:styleId="3Char">
    <w:name w:val="标题 3 Char"/>
    <w:basedOn w:val="a0"/>
    <w:link w:val="3"/>
    <w:qFormat/>
    <w:rsid w:val="00AC17D8"/>
    <w:rPr>
      <w:rFonts w:ascii="黑体" w:eastAsia="黑体" w:hAnsi="Times New Roman" w:cs="Times New Roman"/>
      <w:bCs/>
      <w:sz w:val="30"/>
      <w:szCs w:val="30"/>
    </w:rPr>
  </w:style>
  <w:style w:type="character" w:customStyle="1" w:styleId="4Char">
    <w:name w:val="标题 4 Char"/>
    <w:basedOn w:val="a0"/>
    <w:link w:val="4"/>
    <w:uiPriority w:val="9"/>
    <w:qFormat/>
    <w:rsid w:val="00AC17D8"/>
    <w:rPr>
      <w:rFonts w:asciiTheme="majorHAnsi" w:eastAsiaTheme="majorEastAsia" w:hAnsiTheme="majorHAnsi" w:cstheme="majorBidi"/>
      <w:b/>
      <w:bCs/>
      <w:sz w:val="28"/>
      <w:szCs w:val="28"/>
    </w:rPr>
  </w:style>
  <w:style w:type="character" w:customStyle="1" w:styleId="5Char">
    <w:name w:val="标题 5 Char"/>
    <w:basedOn w:val="a0"/>
    <w:link w:val="5"/>
    <w:qFormat/>
    <w:rsid w:val="00AC17D8"/>
    <w:rPr>
      <w:rFonts w:ascii="楷体_GB2312" w:eastAsia="楷体_GB2312" w:hAnsi="Times New Roman" w:cs="Times New Roman"/>
      <w:b/>
      <w:bCs/>
      <w:sz w:val="28"/>
      <w:szCs w:val="28"/>
    </w:rPr>
  </w:style>
  <w:style w:type="character" w:customStyle="1" w:styleId="6Char">
    <w:name w:val="标题 6 Char"/>
    <w:basedOn w:val="a0"/>
    <w:link w:val="6"/>
    <w:qFormat/>
    <w:rsid w:val="00AC17D8"/>
    <w:rPr>
      <w:rFonts w:asciiTheme="majorHAnsi" w:eastAsiaTheme="majorEastAsia" w:hAnsiTheme="majorHAnsi" w:cstheme="majorBidi"/>
      <w:b/>
      <w:bCs/>
      <w:sz w:val="24"/>
      <w:szCs w:val="24"/>
    </w:rPr>
  </w:style>
  <w:style w:type="character" w:customStyle="1" w:styleId="7Char">
    <w:name w:val="标题 7 Char"/>
    <w:basedOn w:val="a0"/>
    <w:link w:val="7"/>
    <w:qFormat/>
    <w:rsid w:val="00AC17D8"/>
    <w:rPr>
      <w:rFonts w:ascii="楷体_GB2312" w:eastAsia="楷体_GB2312" w:hAnsi="Times New Roman" w:cs="Times New Roman"/>
      <w:b/>
      <w:bCs/>
      <w:sz w:val="24"/>
      <w:szCs w:val="24"/>
    </w:rPr>
  </w:style>
  <w:style w:type="character" w:customStyle="1" w:styleId="8Char">
    <w:name w:val="标题 8 Char"/>
    <w:basedOn w:val="a0"/>
    <w:link w:val="8"/>
    <w:qFormat/>
    <w:rsid w:val="00AC17D8"/>
    <w:rPr>
      <w:rFonts w:asciiTheme="majorHAnsi" w:eastAsiaTheme="majorEastAsia" w:hAnsiTheme="majorHAnsi" w:cstheme="majorBidi"/>
      <w:sz w:val="24"/>
      <w:szCs w:val="24"/>
    </w:rPr>
  </w:style>
  <w:style w:type="character" w:customStyle="1" w:styleId="9Char">
    <w:name w:val="标题 9 Char"/>
    <w:basedOn w:val="a0"/>
    <w:link w:val="9"/>
    <w:qFormat/>
    <w:rsid w:val="00AC17D8"/>
    <w:rPr>
      <w:rFonts w:asciiTheme="majorHAnsi" w:eastAsiaTheme="majorEastAsia" w:hAnsiTheme="majorHAnsi" w:cstheme="majorBidi"/>
      <w:szCs w:val="21"/>
    </w:rPr>
  </w:style>
  <w:style w:type="character" w:customStyle="1" w:styleId="Char5">
    <w:name w:val="页眉 Char"/>
    <w:basedOn w:val="a0"/>
    <w:link w:val="ab"/>
    <w:uiPriority w:val="99"/>
    <w:qFormat/>
    <w:rsid w:val="00AC17D8"/>
    <w:rPr>
      <w:rFonts w:ascii="楷体_GB2312" w:eastAsia="楷体_GB2312" w:hAnsi="Times New Roman" w:cs="Times New Roman"/>
      <w:sz w:val="18"/>
      <w:szCs w:val="18"/>
    </w:rPr>
  </w:style>
  <w:style w:type="character" w:customStyle="1" w:styleId="Char4">
    <w:name w:val="页脚 Char"/>
    <w:basedOn w:val="a0"/>
    <w:link w:val="aa"/>
    <w:uiPriority w:val="99"/>
    <w:qFormat/>
    <w:rsid w:val="00AC17D8"/>
    <w:rPr>
      <w:rFonts w:ascii="楷体_GB2312" w:eastAsia="楷体_GB2312" w:hAnsi="Times New Roman" w:cs="Times New Roman"/>
      <w:sz w:val="18"/>
      <w:szCs w:val="18"/>
    </w:rPr>
  </w:style>
  <w:style w:type="character" w:customStyle="1" w:styleId="Char2">
    <w:name w:val="日期 Char"/>
    <w:basedOn w:val="a0"/>
    <w:link w:val="a8"/>
    <w:qFormat/>
    <w:rsid w:val="00AC17D8"/>
    <w:rPr>
      <w:rFonts w:ascii="楷体_GB2312" w:eastAsia="黑体" w:hAnsi="Times New Roman" w:cs="Times New Roman"/>
      <w:sz w:val="24"/>
      <w:szCs w:val="24"/>
    </w:rPr>
  </w:style>
  <w:style w:type="paragraph" w:customStyle="1" w:styleId="af5">
    <w:name w:val="表格正文"/>
    <w:basedOn w:val="a"/>
    <w:qFormat/>
    <w:rsid w:val="00AC17D8"/>
    <w:pPr>
      <w:widowControl/>
      <w:overflowPunct w:val="0"/>
      <w:autoSpaceDE w:val="0"/>
      <w:autoSpaceDN w:val="0"/>
      <w:adjustRightInd w:val="0"/>
      <w:spacing w:before="60" w:after="60"/>
      <w:jc w:val="left"/>
      <w:textAlignment w:val="baseline"/>
    </w:pPr>
    <w:rPr>
      <w:kern w:val="0"/>
      <w:sz w:val="24"/>
    </w:rPr>
  </w:style>
  <w:style w:type="paragraph" w:customStyle="1" w:styleId="af6">
    <w:name w:val="表格栏头"/>
    <w:basedOn w:val="af5"/>
    <w:next w:val="af5"/>
    <w:qFormat/>
    <w:rsid w:val="00AC17D8"/>
    <w:rPr>
      <w:b/>
    </w:rPr>
  </w:style>
  <w:style w:type="paragraph" w:customStyle="1" w:styleId="TableCell">
    <w:name w:val="TableCell"/>
    <w:basedOn w:val="a"/>
    <w:qFormat/>
    <w:rsid w:val="00AC17D8"/>
    <w:pPr>
      <w:widowControl/>
      <w:spacing w:before="60" w:after="60"/>
      <w:jc w:val="left"/>
    </w:pPr>
    <w:rPr>
      <w:rFonts w:ascii="Garamond" w:hAnsi="Garamond"/>
      <w:kern w:val="0"/>
      <w:sz w:val="20"/>
    </w:rPr>
  </w:style>
  <w:style w:type="paragraph" w:customStyle="1" w:styleId="21">
    <w:name w:val="信息标题2"/>
    <w:basedOn w:val="a6"/>
    <w:next w:val="a6"/>
    <w:qFormat/>
    <w:rsid w:val="00AC17D8"/>
    <w:pPr>
      <w:spacing w:beforeLines="100" w:afterLines="100"/>
      <w:ind w:left="420" w:hanging="420"/>
      <w:jc w:val="left"/>
      <w:outlineLvl w:val="0"/>
    </w:pPr>
    <w:rPr>
      <w:rFonts w:ascii="黑体" w:hAnsi="Arial Black" w:cs="Times New Roman"/>
      <w:b/>
      <w:bCs/>
      <w:sz w:val="36"/>
      <w:szCs w:val="36"/>
    </w:rPr>
  </w:style>
  <w:style w:type="paragraph" w:customStyle="1" w:styleId="11">
    <w:name w:val="列出段落1"/>
    <w:basedOn w:val="a"/>
    <w:uiPriority w:val="34"/>
    <w:qFormat/>
    <w:rsid w:val="00AC17D8"/>
    <w:pPr>
      <w:ind w:firstLineChars="200" w:firstLine="200"/>
    </w:pPr>
  </w:style>
  <w:style w:type="character" w:customStyle="1" w:styleId="12">
    <w:name w:val="书籍标题1"/>
    <w:basedOn w:val="a0"/>
    <w:uiPriority w:val="33"/>
    <w:qFormat/>
    <w:rsid w:val="00AC17D8"/>
    <w:rPr>
      <w:smallCaps/>
      <w:spacing w:val="5"/>
    </w:rPr>
  </w:style>
  <w:style w:type="paragraph" w:customStyle="1" w:styleId="0">
    <w:name w:val="标题 0"/>
    <w:basedOn w:val="1"/>
    <w:link w:val="0Char"/>
    <w:qFormat/>
    <w:rsid w:val="00AC17D8"/>
  </w:style>
  <w:style w:type="character" w:customStyle="1" w:styleId="0Char">
    <w:name w:val="标题 0 Char"/>
    <w:basedOn w:val="1Char"/>
    <w:link w:val="0"/>
    <w:qFormat/>
    <w:rsid w:val="00AC17D8"/>
  </w:style>
  <w:style w:type="paragraph" w:customStyle="1" w:styleId="13">
    <w:name w:val="无间隔1"/>
    <w:link w:val="Char8"/>
    <w:uiPriority w:val="1"/>
    <w:qFormat/>
    <w:rsid w:val="00AC17D8"/>
    <w:pPr>
      <w:widowControl w:val="0"/>
      <w:ind w:firstLine="420"/>
      <w:jc w:val="both"/>
    </w:pPr>
    <w:rPr>
      <w:rFonts w:ascii="楷体_GB2312" w:eastAsia="楷体_GB2312"/>
      <w:kern w:val="2"/>
      <w:sz w:val="21"/>
      <w:szCs w:val="21"/>
    </w:rPr>
  </w:style>
  <w:style w:type="character" w:customStyle="1" w:styleId="Char8">
    <w:name w:val="无间隔 Char"/>
    <w:basedOn w:val="a0"/>
    <w:link w:val="13"/>
    <w:uiPriority w:val="1"/>
    <w:qFormat/>
    <w:rsid w:val="00AC17D8"/>
    <w:rPr>
      <w:rFonts w:ascii="楷体_GB2312" w:eastAsia="楷体_GB2312" w:hAnsi="Times New Roman" w:cs="Times New Roman"/>
      <w:szCs w:val="21"/>
    </w:rPr>
  </w:style>
  <w:style w:type="character" w:customStyle="1" w:styleId="Char3">
    <w:name w:val="批注框文本 Char"/>
    <w:basedOn w:val="a0"/>
    <w:link w:val="a9"/>
    <w:uiPriority w:val="99"/>
    <w:semiHidden/>
    <w:qFormat/>
    <w:rsid w:val="00AC17D8"/>
    <w:rPr>
      <w:rFonts w:ascii="楷体_GB2312" w:eastAsia="楷体_GB2312" w:hAnsi="Times New Roman" w:cs="Times New Roman"/>
      <w:sz w:val="18"/>
      <w:szCs w:val="18"/>
    </w:rPr>
  </w:style>
  <w:style w:type="character" w:customStyle="1" w:styleId="Char1">
    <w:name w:val="文档结构图 Char"/>
    <w:basedOn w:val="a0"/>
    <w:link w:val="a7"/>
    <w:uiPriority w:val="99"/>
    <w:semiHidden/>
    <w:qFormat/>
    <w:rsid w:val="00AC17D8"/>
    <w:rPr>
      <w:rFonts w:ascii="宋体" w:eastAsia="宋体" w:hAnsi="Times New Roman" w:cs="Times New Roman"/>
      <w:sz w:val="18"/>
      <w:szCs w:val="18"/>
    </w:rPr>
  </w:style>
  <w:style w:type="character" w:customStyle="1" w:styleId="Char6">
    <w:name w:val="副标题 Char"/>
    <w:basedOn w:val="a0"/>
    <w:link w:val="ac"/>
    <w:qFormat/>
    <w:rsid w:val="00AC17D8"/>
    <w:rPr>
      <w:rFonts w:ascii="Arial" w:eastAsia="宋体" w:hAnsi="Arial" w:cs="Times New Roman"/>
      <w:b/>
      <w:kern w:val="0"/>
      <w:sz w:val="44"/>
      <w:szCs w:val="20"/>
      <w:lang w:eastAsia="en-US"/>
    </w:rPr>
  </w:style>
  <w:style w:type="character" w:customStyle="1" w:styleId="Char0">
    <w:name w:val="批注文字 Char"/>
    <w:basedOn w:val="a0"/>
    <w:link w:val="a4"/>
    <w:qFormat/>
    <w:rsid w:val="00AC17D8"/>
    <w:rPr>
      <w:rFonts w:ascii="楷体_GB2312" w:eastAsia="楷体_GB2312" w:hAnsi="Times New Roman" w:cs="Times New Roman"/>
      <w:szCs w:val="21"/>
    </w:rPr>
  </w:style>
  <w:style w:type="character" w:customStyle="1" w:styleId="Char">
    <w:name w:val="批注主题 Char"/>
    <w:basedOn w:val="Char0"/>
    <w:link w:val="a3"/>
    <w:uiPriority w:val="99"/>
    <w:semiHidden/>
    <w:qFormat/>
    <w:rsid w:val="00AC17D8"/>
    <w:rPr>
      <w:b/>
      <w:bCs/>
    </w:rPr>
  </w:style>
  <w:style w:type="paragraph" w:customStyle="1" w:styleId="2PIM2H2Heading2HiddenHeading2CCBSheading2Titre3">
    <w:name w:val="样式 标题 2PIM2H2Heading 2 HiddenHeading 2 CCBSheading 2Titre3..."/>
    <w:basedOn w:val="2"/>
    <w:qFormat/>
    <w:rsid w:val="00AC17D8"/>
    <w:pPr>
      <w:tabs>
        <w:tab w:val="left" w:pos="1620"/>
      </w:tabs>
      <w:spacing w:before="400" w:after="400" w:line="240" w:lineRule="auto"/>
      <w:ind w:left="1620" w:hanging="360"/>
    </w:pPr>
    <w:rPr>
      <w:rFonts w:ascii="宋体" w:eastAsia="宋体" w:hAnsi="Times New Roman" w:cs="Times New Roman"/>
      <w:snapToGrid w:val="0"/>
      <w:kern w:val="0"/>
      <w:sz w:val="21"/>
      <w:szCs w:val="21"/>
    </w:rPr>
  </w:style>
  <w:style w:type="paragraph" w:customStyle="1" w:styleId="31">
    <w:name w:val="样式3"/>
    <w:basedOn w:val="3"/>
    <w:qFormat/>
    <w:rsid w:val="00AC17D8"/>
    <w:pPr>
      <w:keepLines w:val="0"/>
      <w:tabs>
        <w:tab w:val="left" w:pos="1920"/>
      </w:tabs>
      <w:spacing w:before="360" w:after="360" w:line="240" w:lineRule="auto"/>
      <w:ind w:left="1920" w:hanging="360"/>
    </w:pPr>
    <w:rPr>
      <w:rFonts w:ascii="宋体" w:eastAsia="宋体" w:hAnsi="宋体"/>
      <w:b/>
      <w:sz w:val="21"/>
      <w:szCs w:val="21"/>
    </w:rPr>
  </w:style>
  <w:style w:type="paragraph" w:customStyle="1" w:styleId="2560606">
    <w:name w:val="样式 正文缩进 + 首行缩进:  2.56 字符 段前: 0.6 行 段后: 0.6 行"/>
    <w:basedOn w:val="a5"/>
    <w:qFormat/>
    <w:rsid w:val="00AC17D8"/>
    <w:pPr>
      <w:spacing w:beforeLines="60" w:afterLines="60" w:line="240" w:lineRule="auto"/>
      <w:ind w:firstLineChars="256" w:firstLine="538"/>
      <w:jc w:val="left"/>
    </w:pPr>
    <w:rPr>
      <w:rFonts w:ascii="宋体" w:eastAsia="宋体" w:cs="宋体"/>
      <w:snapToGrid w:val="0"/>
      <w:kern w:val="0"/>
      <w:szCs w:val="20"/>
    </w:rPr>
  </w:style>
  <w:style w:type="table" w:customStyle="1" w:styleId="1-11">
    <w:name w:val="中等深浅底纹 1 - 强调文字颜色 11"/>
    <w:basedOn w:val="a1"/>
    <w:uiPriority w:val="63"/>
    <w:qFormat/>
    <w:rsid w:val="00AC17D8"/>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14">
    <w:name w:val="修订1"/>
    <w:hidden/>
    <w:uiPriority w:val="99"/>
    <w:semiHidden/>
    <w:qFormat/>
    <w:rsid w:val="00AC17D8"/>
    <w:rPr>
      <w:rFonts w:ascii="楷体_GB2312" w:eastAsia="楷体_GB2312"/>
      <w:kern w:val="2"/>
      <w:sz w:val="21"/>
      <w:szCs w:val="21"/>
    </w:rPr>
  </w:style>
  <w:style w:type="table" w:customStyle="1" w:styleId="15">
    <w:name w:val="浅色列表1"/>
    <w:basedOn w:val="a1"/>
    <w:uiPriority w:val="61"/>
    <w:qFormat/>
    <w:rsid w:val="00AC17D8"/>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aptionsChar">
    <w:name w:val="Captions Char"/>
    <w:link w:val="Captions"/>
    <w:qFormat/>
    <w:rsid w:val="00AC17D8"/>
    <w:rPr>
      <w:rFonts w:ascii="Arial" w:eastAsia="宋体" w:hAnsi="Arial" w:cs="Times New Roman"/>
      <w:b/>
      <w:bCs/>
      <w:sz w:val="20"/>
      <w:szCs w:val="20"/>
    </w:rPr>
  </w:style>
  <w:style w:type="paragraph" w:customStyle="1" w:styleId="Captions">
    <w:name w:val="Captions"/>
    <w:basedOn w:val="a"/>
    <w:next w:val="a"/>
    <w:link w:val="CaptionsChar"/>
    <w:qFormat/>
    <w:rsid w:val="00AC17D8"/>
    <w:pPr>
      <w:tabs>
        <w:tab w:val="left" w:pos="1077"/>
      </w:tabs>
      <w:spacing w:before="120" w:after="60" w:line="240" w:lineRule="auto"/>
      <w:ind w:firstLine="0"/>
      <w:jc w:val="left"/>
    </w:pPr>
    <w:rPr>
      <w:rFonts w:ascii="Arial" w:eastAsia="宋体" w:hAnsi="Arial"/>
      <w:b/>
      <w:bCs/>
      <w:sz w:val="20"/>
      <w:szCs w:val="20"/>
    </w:rPr>
  </w:style>
  <w:style w:type="paragraph" w:customStyle="1" w:styleId="16">
    <w:name w:val="列出段落1"/>
    <w:basedOn w:val="a"/>
    <w:uiPriority w:val="34"/>
    <w:qFormat/>
    <w:rsid w:val="00AC17D8"/>
    <w:pPr>
      <w:spacing w:line="240" w:lineRule="auto"/>
      <w:ind w:left="720" w:firstLine="0"/>
      <w:contextualSpacing/>
      <w:jc w:val="left"/>
    </w:pPr>
    <w:rPr>
      <w:rFonts w:ascii="Arial" w:eastAsia="宋体" w:hAnsi="Arial"/>
      <w:sz w:val="20"/>
      <w:szCs w:val="20"/>
    </w:rPr>
  </w:style>
  <w:style w:type="character" w:customStyle="1" w:styleId="GuideChar">
    <w:name w:val="Guide Char"/>
    <w:link w:val="Guide"/>
    <w:qFormat/>
    <w:rsid w:val="00AC17D8"/>
    <w:rPr>
      <w:rFonts w:ascii="Arial" w:eastAsia="宋体" w:hAnsi="Arial" w:cs="Times New Roman"/>
      <w:i/>
      <w:iCs/>
      <w:color w:val="0000FF"/>
      <w:sz w:val="20"/>
      <w:szCs w:val="20"/>
    </w:rPr>
  </w:style>
  <w:style w:type="paragraph" w:customStyle="1" w:styleId="Guide">
    <w:name w:val="Guide"/>
    <w:basedOn w:val="a"/>
    <w:link w:val="GuideChar"/>
    <w:qFormat/>
    <w:rsid w:val="00AC17D8"/>
    <w:pPr>
      <w:spacing w:line="240" w:lineRule="auto"/>
      <w:ind w:firstLine="0"/>
      <w:jc w:val="left"/>
    </w:pPr>
    <w:rPr>
      <w:rFonts w:ascii="Arial" w:eastAsia="宋体" w:hAnsi="Arial"/>
      <w:i/>
      <w:iCs/>
      <w:color w:val="0000FF"/>
      <w:sz w:val="20"/>
      <w:szCs w:val="20"/>
    </w:rPr>
  </w:style>
  <w:style w:type="character" w:customStyle="1" w:styleId="Bullet1Char">
    <w:name w:val="Bullet 1 Char"/>
    <w:link w:val="Bullet1"/>
    <w:qFormat/>
    <w:rsid w:val="00AC17D8"/>
    <w:rPr>
      <w:rFonts w:ascii="Arial" w:hAnsi="Arial"/>
    </w:rPr>
  </w:style>
  <w:style w:type="paragraph" w:customStyle="1" w:styleId="Bullet1">
    <w:name w:val="Bullet 1"/>
    <w:basedOn w:val="a"/>
    <w:link w:val="Bullet1Char"/>
    <w:qFormat/>
    <w:rsid w:val="00AC17D8"/>
    <w:pPr>
      <w:tabs>
        <w:tab w:val="left" w:pos="0"/>
        <w:tab w:val="left" w:pos="357"/>
      </w:tabs>
      <w:spacing w:line="240" w:lineRule="auto"/>
      <w:ind w:left="840" w:hanging="420"/>
      <w:contextualSpacing/>
      <w:jc w:val="left"/>
    </w:pPr>
    <w:rPr>
      <w:rFonts w:ascii="Arial" w:eastAsiaTheme="minorEastAsia" w:hAnsi="Arial" w:cstheme="minorBidi"/>
      <w:szCs w:val="22"/>
    </w:rPr>
  </w:style>
  <w:style w:type="character" w:customStyle="1" w:styleId="Char7">
    <w:name w:val="标题 Char"/>
    <w:basedOn w:val="a0"/>
    <w:link w:val="ae"/>
    <w:uiPriority w:val="10"/>
    <w:qFormat/>
    <w:rsid w:val="00AC17D8"/>
    <w:rPr>
      <w:rFonts w:asciiTheme="majorHAnsi" w:eastAsia="宋体"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489906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package" Target="embeddings/Microsoft_Office_Word___1.docx"/><Relationship Id="rId29" Type="http://schemas.openxmlformats.org/officeDocument/2006/relationships/image" Target="media/image14.emf"/><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package" Target="embeddings/Microsoft_Office_Excel____3.xlsx"/><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package" Target="embeddings/Microsoft_Office_Excel____2.xlsx"/><Relationship Id="rId30" Type="http://schemas.openxmlformats.org/officeDocument/2006/relationships/package" Target="embeddings/Microsoft_Office_Word___4.docx"/><Relationship Id="rId35" Type="http://schemas.openxmlformats.org/officeDocument/2006/relationships/image" Target="media/image19.png"/><Relationship Id="rId43" Type="http://schemas.openxmlformats.org/officeDocument/2006/relationships/package" Target="embeddings/Microsoft_Office_Word___5.docx"/></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2015-04-08T00:00:00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DB82E53-ACA4-4D55-B926-CBA18154B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1478</Words>
  <Characters>8431</Characters>
  <Application>Microsoft Office Word</Application>
  <DocSecurity>0</DocSecurity>
  <Lines>70</Lines>
  <Paragraphs>19</Paragraphs>
  <ScaleCrop>false</ScaleCrop>
  <Company>Microsoft</Company>
  <LinksUpToDate>false</LinksUpToDate>
  <CharactersWithSpaces>9890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丛慧芳</dc:creator>
  <cp:lastModifiedBy>周重光</cp:lastModifiedBy>
  <cp:revision>232</cp:revision>
  <cp:lastPrinted>2015-03-05T09:58:00Z</cp:lastPrinted>
  <dcterms:created xsi:type="dcterms:W3CDTF">2016-06-21T05:03:00Z</dcterms:created>
  <dcterms:modified xsi:type="dcterms:W3CDTF">2017-10-10T10:07:00Z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